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B077EA" w14:textId="77777777" w:rsidR="00D37408" w:rsidRDefault="00E00C9A">
      <w:pPr>
        <w:spacing w:after="0" w:line="240" w:lineRule="auto"/>
        <w:ind w:left="851" w:hanging="873"/>
        <w:rPr>
          <w:rFonts w:ascii="Montserrat" w:eastAsia="Montserrat" w:hAnsi="Montserrat" w:cs="Montserrat"/>
          <w:sz w:val="24"/>
          <w:szCs w:val="24"/>
        </w:rPr>
      </w:pPr>
      <w:r>
        <w:rPr>
          <w:rFonts w:ascii="Montserrat" w:eastAsia="Montserrat" w:hAnsi="Montserrat" w:cs="Montserrat"/>
          <w:noProof/>
          <w:sz w:val="24"/>
          <w:szCs w:val="24"/>
          <w:lang w:val="es-MX" w:eastAsia="es-MX"/>
        </w:rPr>
        <w:drawing>
          <wp:anchor distT="114300" distB="114300" distL="114300" distR="114300" simplePos="0" relativeHeight="251658240" behindDoc="0" locked="0" layoutInCell="1" hidden="0" allowOverlap="1" wp14:anchorId="2818E89D" wp14:editId="0C2A87A9">
            <wp:simplePos x="0" y="0"/>
            <wp:positionH relativeFrom="margin">
              <wp:align>center</wp:align>
            </wp:positionH>
            <wp:positionV relativeFrom="margin">
              <wp:posOffset>-457199</wp:posOffset>
            </wp:positionV>
            <wp:extent cx="7733067" cy="10113264"/>
            <wp:effectExtent l="0" t="0" r="1270" b="2540"/>
            <wp:wrapSquare wrapText="bothSides" distT="114300" distB="114300" distL="114300" distR="11430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33067" cy="10113264"/>
                    </a:xfrm>
                    <a:prstGeom prst="rect">
                      <a:avLst/>
                    </a:prstGeom>
                    <a:ln/>
                  </pic:spPr>
                </pic:pic>
              </a:graphicData>
            </a:graphic>
          </wp:anchor>
        </w:drawing>
      </w:r>
    </w:p>
    <w:p w14:paraId="7BF51E33" w14:textId="77777777" w:rsidR="00D37408" w:rsidRDefault="00E00C9A">
      <w:pPr>
        <w:spacing w:after="0" w:line="240" w:lineRule="auto"/>
        <w:ind w:left="851" w:hanging="873"/>
        <w:jc w:val="center"/>
        <w:rPr>
          <w:rFonts w:ascii="Montserrat" w:eastAsia="Montserrat" w:hAnsi="Montserrat" w:cs="Montserrat"/>
          <w:b/>
          <w:sz w:val="50"/>
          <w:szCs w:val="50"/>
        </w:rPr>
      </w:pPr>
      <w:r>
        <w:rPr>
          <w:rFonts w:ascii="Montserrat" w:eastAsia="Montserrat" w:hAnsi="Montserrat" w:cs="Montserrat"/>
          <w:b/>
          <w:sz w:val="50"/>
          <w:szCs w:val="50"/>
        </w:rPr>
        <w:lastRenderedPageBreak/>
        <w:t>INTRODUCCIÓN</w:t>
      </w:r>
    </w:p>
    <w:p w14:paraId="059494B3" w14:textId="77777777" w:rsidR="00D37408" w:rsidRDefault="00D37408">
      <w:pPr>
        <w:spacing w:after="0" w:line="240" w:lineRule="auto"/>
        <w:ind w:left="851" w:hanging="873"/>
        <w:rPr>
          <w:rFonts w:ascii="Montserrat" w:eastAsia="Montserrat" w:hAnsi="Montserrat" w:cs="Montserrat"/>
          <w:sz w:val="24"/>
          <w:szCs w:val="24"/>
        </w:rPr>
      </w:pPr>
    </w:p>
    <w:p w14:paraId="30194868" w14:textId="77777777" w:rsidR="00D37408" w:rsidRDefault="00E00C9A">
      <w:pPr>
        <w:spacing w:after="0" w:line="240" w:lineRule="auto"/>
        <w:jc w:val="both"/>
        <w:rPr>
          <w:rFonts w:ascii="Montserrat" w:eastAsia="Montserrat" w:hAnsi="Montserrat" w:cs="Montserrat"/>
          <w:color w:val="000000"/>
          <w:sz w:val="26"/>
          <w:szCs w:val="26"/>
        </w:rPr>
      </w:pPr>
      <w:r>
        <w:rPr>
          <w:rFonts w:ascii="Montserrat" w:eastAsia="Montserrat" w:hAnsi="Montserrat" w:cs="Montserrat"/>
          <w:color w:val="000000"/>
          <w:sz w:val="26"/>
          <w:szCs w:val="26"/>
        </w:rPr>
        <w:t>Oaxaca y el país entero vive un momento histórico en el ámbito de la Movilidad, pues la manera en la que pensamos, planeamos y vivimos nuestras ciudades se está transformando, de un modelo centrado en vehículos motorizados a otro donde las personas son la prioridad.</w:t>
      </w:r>
    </w:p>
    <w:p w14:paraId="54FB8C28" w14:textId="77777777" w:rsidR="00D37408" w:rsidRDefault="00D37408">
      <w:pPr>
        <w:spacing w:after="0" w:line="240" w:lineRule="auto"/>
        <w:jc w:val="both"/>
        <w:rPr>
          <w:rFonts w:ascii="Montserrat" w:eastAsia="Montserrat" w:hAnsi="Montserrat" w:cs="Montserrat"/>
          <w:color w:val="000000"/>
          <w:sz w:val="26"/>
          <w:szCs w:val="26"/>
        </w:rPr>
      </w:pPr>
    </w:p>
    <w:p w14:paraId="513CB438" w14:textId="77777777" w:rsidR="00D37408" w:rsidRDefault="00E00C9A">
      <w:pPr>
        <w:spacing w:after="0" w:line="240" w:lineRule="auto"/>
        <w:jc w:val="both"/>
        <w:rPr>
          <w:rFonts w:ascii="Montserrat" w:eastAsia="Montserrat" w:hAnsi="Montserrat" w:cs="Montserrat"/>
          <w:color w:val="000000"/>
          <w:sz w:val="26"/>
          <w:szCs w:val="26"/>
        </w:rPr>
      </w:pPr>
      <w:r>
        <w:rPr>
          <w:rFonts w:ascii="Montserrat" w:eastAsia="Montserrat" w:hAnsi="Montserrat" w:cs="Montserrat"/>
          <w:color w:val="000000"/>
          <w:sz w:val="26"/>
          <w:szCs w:val="26"/>
        </w:rPr>
        <w:t xml:space="preserve">Es en el espacio público donde se ejerce la ciudadanía y se entreteje el tejido social. La </w:t>
      </w:r>
      <w:commentRangeStart w:id="0"/>
      <w:r>
        <w:rPr>
          <w:rFonts w:ascii="Montserrat" w:eastAsia="Montserrat" w:hAnsi="Montserrat" w:cs="Montserrat"/>
          <w:color w:val="000000"/>
          <w:sz w:val="26"/>
          <w:szCs w:val="26"/>
        </w:rPr>
        <w:t xml:space="preserve">recuperación de espacios </w:t>
      </w:r>
      <w:r>
        <w:rPr>
          <w:rFonts w:ascii="Montserrat" w:eastAsia="Montserrat" w:hAnsi="Montserrat" w:cs="Montserrat"/>
          <w:sz w:val="26"/>
          <w:szCs w:val="26"/>
        </w:rPr>
        <w:t>públicos</w:t>
      </w:r>
      <w:commentRangeEnd w:id="0"/>
      <w:r w:rsidR="00575661">
        <w:rPr>
          <w:rStyle w:val="Refdecomentario"/>
        </w:rPr>
        <w:commentReference w:id="0"/>
      </w:r>
      <w:r>
        <w:rPr>
          <w:rFonts w:ascii="Montserrat" w:eastAsia="Montserrat" w:hAnsi="Montserrat" w:cs="Montserrat"/>
          <w:color w:val="000000"/>
          <w:sz w:val="26"/>
          <w:szCs w:val="26"/>
        </w:rPr>
        <w:t xml:space="preserve"> para la movilidad tiene demostrados efectos positivos, entre ellos la salud, el deporte, la cultura, la convivencia social, y el medio ambiente. </w:t>
      </w:r>
    </w:p>
    <w:p w14:paraId="20DAB272" w14:textId="77777777" w:rsidR="00D37408" w:rsidRDefault="00D37408">
      <w:pPr>
        <w:spacing w:after="0" w:line="240" w:lineRule="auto"/>
        <w:jc w:val="both"/>
        <w:rPr>
          <w:rFonts w:ascii="Times New Roman" w:eastAsia="Times New Roman" w:hAnsi="Times New Roman" w:cs="Times New Roman"/>
          <w:sz w:val="24"/>
          <w:szCs w:val="24"/>
        </w:rPr>
      </w:pPr>
    </w:p>
    <w:p w14:paraId="00FC7AB0" w14:textId="77777777" w:rsidR="00D37408" w:rsidRDefault="00E00C9A">
      <w:pPr>
        <w:spacing w:after="0" w:line="240" w:lineRule="auto"/>
        <w:jc w:val="both"/>
        <w:rPr>
          <w:rFonts w:ascii="Montserrat" w:eastAsia="Montserrat" w:hAnsi="Montserrat" w:cs="Montserrat"/>
          <w:color w:val="000000"/>
          <w:sz w:val="26"/>
          <w:szCs w:val="26"/>
        </w:rPr>
      </w:pPr>
      <w:r>
        <w:rPr>
          <w:rFonts w:ascii="Montserrat" w:eastAsia="Montserrat" w:hAnsi="Montserrat" w:cs="Montserrat"/>
          <w:color w:val="000000"/>
          <w:sz w:val="26"/>
          <w:szCs w:val="26"/>
        </w:rPr>
        <w:t xml:space="preserve">El nuevo modelo de movilidad y seguridad vial parte de un enfoque sistémico que llama a la articulación de esfuerzos públicos, privados y sociales para garantizar el derecho a la Movilidad de todas las personas, y a través de éste acceder a oportunidades económicas, políticas, sociales y culturales. La </w:t>
      </w:r>
      <w:commentRangeStart w:id="1"/>
      <w:r>
        <w:rPr>
          <w:rFonts w:ascii="Montserrat" w:eastAsia="Montserrat" w:hAnsi="Montserrat" w:cs="Montserrat"/>
          <w:color w:val="000000"/>
          <w:sz w:val="26"/>
          <w:szCs w:val="26"/>
        </w:rPr>
        <w:t>movilidad sustentable</w:t>
      </w:r>
      <w:commentRangeEnd w:id="1"/>
      <w:r w:rsidR="00575661">
        <w:rPr>
          <w:rStyle w:val="Refdecomentario"/>
        </w:rPr>
        <w:commentReference w:id="1"/>
      </w:r>
      <w:r>
        <w:rPr>
          <w:rFonts w:ascii="Montserrat" w:eastAsia="Montserrat" w:hAnsi="Montserrat" w:cs="Montserrat"/>
          <w:color w:val="000000"/>
          <w:sz w:val="26"/>
          <w:szCs w:val="26"/>
        </w:rPr>
        <w:t xml:space="preserve"> es factor de bienestar social, pues tiene el atributo de reducir no sólo las distancias físicas, sino también las sociales.</w:t>
      </w:r>
    </w:p>
    <w:p w14:paraId="70FB590C" w14:textId="77777777" w:rsidR="00D37408" w:rsidRDefault="00D37408">
      <w:pPr>
        <w:spacing w:after="0" w:line="240" w:lineRule="auto"/>
        <w:rPr>
          <w:rFonts w:ascii="Times New Roman" w:eastAsia="Times New Roman" w:hAnsi="Times New Roman" w:cs="Times New Roman"/>
          <w:sz w:val="24"/>
          <w:szCs w:val="24"/>
        </w:rPr>
      </w:pPr>
    </w:p>
    <w:p w14:paraId="75941A84" w14:textId="77777777" w:rsidR="00D37408" w:rsidRDefault="00E00C9A">
      <w:pPr>
        <w:spacing w:after="0" w:line="240" w:lineRule="auto"/>
        <w:jc w:val="both"/>
        <w:rPr>
          <w:rFonts w:ascii="Times New Roman" w:eastAsia="Times New Roman" w:hAnsi="Times New Roman" w:cs="Times New Roman"/>
          <w:sz w:val="24"/>
          <w:szCs w:val="24"/>
        </w:rPr>
      </w:pPr>
      <w:r>
        <w:rPr>
          <w:rFonts w:ascii="Montserrat" w:eastAsia="Montserrat" w:hAnsi="Montserrat" w:cs="Montserrat"/>
          <w:color w:val="000000"/>
          <w:sz w:val="26"/>
          <w:szCs w:val="26"/>
        </w:rPr>
        <w:t xml:space="preserve">Tenemos la gran oportunidad de sentar las bases de un nuevo rumbo para nuestra entidad, promoviendo el desarrollo integral y </w:t>
      </w:r>
      <w:commentRangeStart w:id="2"/>
      <w:r>
        <w:rPr>
          <w:rFonts w:ascii="Montserrat" w:eastAsia="Montserrat" w:hAnsi="Montserrat" w:cs="Montserrat"/>
          <w:color w:val="000000"/>
          <w:sz w:val="26"/>
          <w:szCs w:val="26"/>
        </w:rPr>
        <w:t>sustentable</w:t>
      </w:r>
      <w:commentRangeEnd w:id="2"/>
      <w:r w:rsidR="00575661">
        <w:rPr>
          <w:rStyle w:val="Refdecomentario"/>
        </w:rPr>
        <w:commentReference w:id="2"/>
      </w:r>
      <w:r>
        <w:rPr>
          <w:rFonts w:ascii="Montserrat" w:eastAsia="Montserrat" w:hAnsi="Montserrat" w:cs="Montserrat"/>
          <w:color w:val="000000"/>
          <w:sz w:val="26"/>
          <w:szCs w:val="26"/>
        </w:rPr>
        <w:t xml:space="preserve"> que merecen las zonas urbanas y centros de población de nuestro estado, y con ello contribuir a la construcción de un nuevo pacto social que permita saldar la deuda histórica con nuestros pueblos y comunidades.</w:t>
      </w:r>
    </w:p>
    <w:p w14:paraId="4DCA3AC1" w14:textId="77777777" w:rsidR="00D37408" w:rsidRDefault="00D37408">
      <w:pPr>
        <w:spacing w:after="0" w:line="240" w:lineRule="auto"/>
        <w:rPr>
          <w:rFonts w:ascii="Times New Roman" w:eastAsia="Times New Roman" w:hAnsi="Times New Roman" w:cs="Times New Roman"/>
          <w:sz w:val="24"/>
          <w:szCs w:val="24"/>
        </w:rPr>
      </w:pPr>
    </w:p>
    <w:p w14:paraId="623CE13E" w14:textId="77777777" w:rsidR="00D37408" w:rsidRDefault="00E00C9A">
      <w:pPr>
        <w:spacing w:after="0" w:line="240" w:lineRule="auto"/>
        <w:jc w:val="both"/>
        <w:rPr>
          <w:rFonts w:ascii="Times New Roman" w:eastAsia="Times New Roman" w:hAnsi="Times New Roman" w:cs="Times New Roman"/>
          <w:sz w:val="24"/>
          <w:szCs w:val="24"/>
        </w:rPr>
      </w:pPr>
      <w:r>
        <w:rPr>
          <w:rFonts w:ascii="Montserrat" w:eastAsia="Montserrat" w:hAnsi="Montserrat" w:cs="Montserrat"/>
          <w:color w:val="000000"/>
          <w:sz w:val="26"/>
          <w:szCs w:val="26"/>
        </w:rPr>
        <w:t>Está demostrado que cuando l</w:t>
      </w:r>
      <w:commentRangeStart w:id="3"/>
      <w:r>
        <w:rPr>
          <w:rFonts w:ascii="Montserrat" w:eastAsia="Montserrat" w:hAnsi="Montserrat" w:cs="Montserrat"/>
          <w:color w:val="000000"/>
          <w:sz w:val="26"/>
          <w:szCs w:val="26"/>
        </w:rPr>
        <w:t>as políticas en materia de Movilidad atienden a las necesidades diferenciadas de mujeres y hombres en el uso y disfrute del espacio público, se convierten en un gran impulsor de la igualdad de género</w:t>
      </w:r>
      <w:commentRangeEnd w:id="3"/>
      <w:r w:rsidR="00575661">
        <w:rPr>
          <w:rStyle w:val="Refdecomentario"/>
        </w:rPr>
        <w:commentReference w:id="3"/>
      </w:r>
      <w:r>
        <w:rPr>
          <w:rFonts w:ascii="Montserrat" w:eastAsia="Montserrat" w:hAnsi="Montserrat" w:cs="Montserrat"/>
          <w:color w:val="000000"/>
          <w:sz w:val="26"/>
          <w:szCs w:val="26"/>
        </w:rPr>
        <w:t xml:space="preserve">. Así también cuando promovemos movilidades activas, democratizamos el uso de vía, y le apostamos a un </w:t>
      </w:r>
      <w:r w:rsidRPr="00575661">
        <w:rPr>
          <w:rFonts w:ascii="Montserrat" w:eastAsia="Montserrat" w:hAnsi="Montserrat" w:cs="Montserrat"/>
          <w:color w:val="000000" w:themeColor="text1"/>
          <w:sz w:val="26"/>
          <w:szCs w:val="26"/>
          <w:highlight w:val="green"/>
          <w:rPrChange w:id="4" w:author="Windows User" w:date="2023-03-29T09:59:00Z">
            <w:rPr>
              <w:rFonts w:ascii="Montserrat" w:eastAsia="Montserrat" w:hAnsi="Montserrat" w:cs="Montserrat"/>
              <w:color w:val="000000"/>
              <w:sz w:val="26"/>
              <w:szCs w:val="26"/>
            </w:rPr>
          </w:rPrChange>
        </w:rPr>
        <w:t>desarrollo sostenible</w:t>
      </w:r>
      <w:r>
        <w:rPr>
          <w:rFonts w:ascii="Montserrat" w:eastAsia="Montserrat" w:hAnsi="Montserrat" w:cs="Montserrat"/>
          <w:color w:val="000000"/>
          <w:sz w:val="26"/>
          <w:szCs w:val="26"/>
        </w:rPr>
        <w:t xml:space="preserve"> que no comprometa las condiciones de vida de las generaciones futuras.</w:t>
      </w:r>
    </w:p>
    <w:p w14:paraId="5499ED46" w14:textId="77777777" w:rsidR="00D37408" w:rsidRDefault="00D37408">
      <w:pPr>
        <w:spacing w:after="0" w:line="240" w:lineRule="auto"/>
        <w:rPr>
          <w:rFonts w:ascii="Times New Roman" w:eastAsia="Times New Roman" w:hAnsi="Times New Roman" w:cs="Times New Roman"/>
          <w:sz w:val="24"/>
          <w:szCs w:val="24"/>
        </w:rPr>
      </w:pPr>
    </w:p>
    <w:p w14:paraId="303089E5" w14:textId="77777777" w:rsidR="00D37408" w:rsidRDefault="00E00C9A">
      <w:pPr>
        <w:spacing w:after="0" w:line="240" w:lineRule="auto"/>
        <w:jc w:val="both"/>
        <w:rPr>
          <w:rFonts w:ascii="Montserrat" w:eastAsia="Montserrat" w:hAnsi="Montserrat" w:cs="Montserrat"/>
          <w:color w:val="000000"/>
          <w:sz w:val="26"/>
          <w:szCs w:val="26"/>
        </w:rPr>
      </w:pPr>
      <w:r>
        <w:rPr>
          <w:rFonts w:ascii="Montserrat" w:eastAsia="Montserrat" w:hAnsi="Montserrat" w:cs="Montserrat"/>
          <w:color w:val="000000"/>
          <w:sz w:val="26"/>
          <w:szCs w:val="26"/>
        </w:rPr>
        <w:t xml:space="preserve">Que Oaxaca camine y se mueva hacia el futuro en una ruta más justa, segura, equitativa y </w:t>
      </w:r>
      <w:r w:rsidRPr="00575661">
        <w:rPr>
          <w:rFonts w:ascii="Montserrat" w:eastAsia="Montserrat" w:hAnsi="Montserrat" w:cs="Montserrat"/>
          <w:color w:val="000000"/>
          <w:sz w:val="26"/>
          <w:szCs w:val="26"/>
          <w:highlight w:val="green"/>
          <w:rPrChange w:id="5" w:author="Windows User" w:date="2023-03-29T09:59:00Z">
            <w:rPr>
              <w:rFonts w:ascii="Montserrat" w:eastAsia="Montserrat" w:hAnsi="Montserrat" w:cs="Montserrat"/>
              <w:color w:val="000000"/>
              <w:sz w:val="26"/>
              <w:szCs w:val="26"/>
            </w:rPr>
          </w:rPrChange>
        </w:rPr>
        <w:t>sustentable</w:t>
      </w:r>
      <w:r>
        <w:rPr>
          <w:rFonts w:ascii="Montserrat" w:eastAsia="Montserrat" w:hAnsi="Montserrat" w:cs="Montserrat"/>
          <w:color w:val="000000"/>
          <w:sz w:val="26"/>
          <w:szCs w:val="26"/>
        </w:rPr>
        <w:t>, que contribuya al bienestar de las y los oaxaqueños, sin dejar a nadie atrás, sin dejar a nadie afuera.</w:t>
      </w:r>
    </w:p>
    <w:p w14:paraId="5126EC82" w14:textId="77777777" w:rsidR="00D37408" w:rsidRDefault="00D37408">
      <w:pPr>
        <w:spacing w:after="0" w:line="240" w:lineRule="auto"/>
        <w:jc w:val="both"/>
        <w:rPr>
          <w:rFonts w:ascii="Times New Roman" w:eastAsia="Times New Roman" w:hAnsi="Times New Roman" w:cs="Times New Roman"/>
          <w:sz w:val="24"/>
          <w:szCs w:val="24"/>
        </w:rPr>
      </w:pPr>
    </w:p>
    <w:p w14:paraId="5D4C1AA8" w14:textId="77777777" w:rsidR="00D37408" w:rsidRDefault="00E00C9A">
      <w:pPr>
        <w:spacing w:after="0" w:line="240" w:lineRule="auto"/>
        <w:jc w:val="center"/>
        <w:rPr>
          <w:rFonts w:ascii="Montserrat" w:eastAsia="Montserrat" w:hAnsi="Montserrat" w:cs="Montserrat"/>
          <w:i/>
          <w:sz w:val="24"/>
          <w:szCs w:val="24"/>
        </w:rPr>
      </w:pPr>
      <w:commentRangeStart w:id="6"/>
      <w:r>
        <w:rPr>
          <w:rFonts w:ascii="Montserrat" w:eastAsia="Montserrat" w:hAnsi="Montserrat" w:cs="Montserrat"/>
          <w:i/>
          <w:sz w:val="24"/>
          <w:szCs w:val="24"/>
        </w:rPr>
        <w:t>Arquitecta. Claudina de Gyves Mendoza</w:t>
      </w:r>
      <w:commentRangeEnd w:id="6"/>
      <w:r w:rsidR="000C745B">
        <w:rPr>
          <w:rStyle w:val="Refdecomentario"/>
        </w:rPr>
        <w:commentReference w:id="6"/>
      </w:r>
    </w:p>
    <w:p w14:paraId="4BA77A4B" w14:textId="77777777" w:rsidR="00D37408" w:rsidRDefault="00E00C9A">
      <w:pPr>
        <w:spacing w:after="0" w:line="240" w:lineRule="auto"/>
        <w:ind w:left="851" w:hanging="873"/>
        <w:jc w:val="center"/>
        <w:rPr>
          <w:rFonts w:ascii="Montserrat" w:eastAsia="Montserrat" w:hAnsi="Montserrat" w:cs="Montserrat"/>
          <w:b/>
          <w:sz w:val="50"/>
          <w:szCs w:val="50"/>
        </w:rPr>
      </w:pPr>
      <w:r>
        <w:rPr>
          <w:rFonts w:ascii="Montserrat" w:eastAsia="Montserrat" w:hAnsi="Montserrat" w:cs="Montserrat"/>
          <w:b/>
          <w:sz w:val="50"/>
          <w:szCs w:val="50"/>
        </w:rPr>
        <w:t>METODOLOGÍA</w:t>
      </w:r>
    </w:p>
    <w:p w14:paraId="730B7239" w14:textId="77777777" w:rsidR="00D37408" w:rsidRDefault="00D37408">
      <w:pPr>
        <w:spacing w:after="0" w:line="240" w:lineRule="auto"/>
        <w:jc w:val="both"/>
        <w:rPr>
          <w:rFonts w:ascii="Montserrat" w:eastAsia="Montserrat" w:hAnsi="Montserrat" w:cs="Montserrat"/>
          <w:sz w:val="24"/>
          <w:szCs w:val="24"/>
        </w:rPr>
      </w:pPr>
    </w:p>
    <w:p w14:paraId="1929F2E4"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 planeación de la movilidad es un elemento fundamental </w:t>
      </w:r>
      <w:commentRangeStart w:id="7"/>
      <w:r>
        <w:rPr>
          <w:rFonts w:ascii="Montserrat" w:eastAsia="Montserrat" w:hAnsi="Montserrat" w:cs="Montserrat"/>
          <w:sz w:val="24"/>
          <w:szCs w:val="24"/>
        </w:rPr>
        <w:t>en el nuevo modelo nacional</w:t>
      </w:r>
      <w:commentRangeEnd w:id="7"/>
      <w:r w:rsidR="00575661">
        <w:rPr>
          <w:rStyle w:val="Refdecomentario"/>
        </w:rPr>
        <w:commentReference w:id="7"/>
      </w:r>
      <w:r>
        <w:rPr>
          <w:rFonts w:ascii="Montserrat" w:eastAsia="Montserrat" w:hAnsi="Montserrat" w:cs="Montserrat"/>
          <w:sz w:val="24"/>
          <w:szCs w:val="24"/>
        </w:rPr>
        <w:t xml:space="preserve"> de movilidad y seguridad vial. La Ley General en la materia ordena la planeación de la movilidad en “…</w:t>
      </w:r>
      <w:r>
        <w:rPr>
          <w:rFonts w:ascii="Montserrat" w:eastAsia="Montserrat" w:hAnsi="Montserrat" w:cs="Montserrat"/>
          <w:i/>
          <w:sz w:val="24"/>
          <w:szCs w:val="24"/>
        </w:rPr>
        <w:t>en los instrumentos territoriales, metropolitanos, urbanos, rurales e insulares vigentes</w:t>
      </w:r>
      <w:r>
        <w:rPr>
          <w:rFonts w:ascii="Montserrat" w:eastAsia="Montserrat" w:hAnsi="Montserrat" w:cs="Montserrat"/>
          <w:sz w:val="24"/>
          <w:szCs w:val="24"/>
        </w:rPr>
        <w:t>”, así como en “planes, programas, estrategias y acciones de desarrollo urbano”. (Art. 31)</w:t>
      </w:r>
    </w:p>
    <w:p w14:paraId="7957C3CE" w14:textId="77777777" w:rsidR="00D37408" w:rsidRDefault="00E00C9A">
      <w:pPr>
        <w:spacing w:after="0" w:line="240" w:lineRule="auto"/>
        <w:rPr>
          <w:rFonts w:ascii="Montserrat" w:eastAsia="Montserrat" w:hAnsi="Montserrat" w:cs="Montserrat"/>
          <w:sz w:val="24"/>
          <w:szCs w:val="24"/>
        </w:rPr>
      </w:pPr>
      <w:r>
        <w:rPr>
          <w:rFonts w:ascii="Montserrat" w:eastAsia="Montserrat" w:hAnsi="Montserrat" w:cs="Montserrat"/>
          <w:sz w:val="24"/>
          <w:szCs w:val="24"/>
        </w:rPr>
        <w:t xml:space="preserve"> </w:t>
      </w:r>
    </w:p>
    <w:p w14:paraId="36FFB1C5" w14:textId="77777777" w:rsidR="00D37408" w:rsidRDefault="00E00C9A">
      <w:pPr>
        <w:spacing w:after="0" w:line="240" w:lineRule="auto"/>
        <w:jc w:val="both"/>
        <w:rPr>
          <w:rFonts w:ascii="Montserrat" w:eastAsia="Montserrat" w:hAnsi="Montserrat" w:cs="Montserrat"/>
          <w:sz w:val="24"/>
          <w:szCs w:val="24"/>
        </w:rPr>
      </w:pPr>
      <w:commentRangeStart w:id="8"/>
      <w:r>
        <w:rPr>
          <w:rFonts w:ascii="Montserrat" w:eastAsia="Montserrat" w:hAnsi="Montserrat" w:cs="Montserrat"/>
          <w:sz w:val="24"/>
          <w:szCs w:val="24"/>
        </w:rPr>
        <w:lastRenderedPageBreak/>
        <w:t xml:space="preserve">Por otra parte, el marco jurídico nacional ordena procesos de planeación participativos e incluyentes para la construcción de consensos sociales respecto a las visiones y aspiraciones de desarrollo que reflejen la pluralidad de nuestros pueblos y comunidades. </w:t>
      </w:r>
    </w:p>
    <w:p w14:paraId="0A5396D4" w14:textId="77777777" w:rsidR="00D37408" w:rsidRDefault="00D37408">
      <w:pPr>
        <w:spacing w:after="0" w:line="240" w:lineRule="auto"/>
        <w:jc w:val="both"/>
        <w:rPr>
          <w:rFonts w:ascii="Montserrat" w:eastAsia="Montserrat" w:hAnsi="Montserrat" w:cs="Montserrat"/>
          <w:sz w:val="24"/>
          <w:szCs w:val="24"/>
        </w:rPr>
      </w:pPr>
    </w:p>
    <w:p w14:paraId="43CE08B3"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En ese sentido, la Secretaría de Movilidad del Gobierno del Estado, participó en los Foros Regionales y los Foros Sectoriales que organizó el Instituto de Planeación para el Bienestar como parte del proceso de construcción del Plan Estatal de Desarrollo 2022 – 2028, en donde se recopilaron problemáticas, necesidades y propuestas en materia de movilidad y seguridad vial.</w:t>
      </w:r>
      <w:commentRangeEnd w:id="8"/>
      <w:r w:rsidR="00575661">
        <w:rPr>
          <w:rStyle w:val="Refdecomentario"/>
        </w:rPr>
        <w:commentReference w:id="8"/>
      </w:r>
      <w:r>
        <w:rPr>
          <w:rFonts w:ascii="Montserrat" w:eastAsia="Montserrat" w:hAnsi="Montserrat" w:cs="Montserrat"/>
          <w:sz w:val="24"/>
          <w:szCs w:val="24"/>
        </w:rPr>
        <w:t xml:space="preserve"> </w:t>
      </w:r>
    </w:p>
    <w:p w14:paraId="52309205" w14:textId="77777777" w:rsidR="00D37408" w:rsidRDefault="00D37408">
      <w:pPr>
        <w:spacing w:after="0" w:line="240" w:lineRule="auto"/>
        <w:jc w:val="both"/>
        <w:rPr>
          <w:rFonts w:ascii="Montserrat" w:eastAsia="Montserrat" w:hAnsi="Montserrat" w:cs="Montserrat"/>
          <w:sz w:val="24"/>
          <w:szCs w:val="24"/>
        </w:rPr>
      </w:pPr>
    </w:p>
    <w:p w14:paraId="2C5E9F3C" w14:textId="77777777" w:rsidR="00D37408" w:rsidRPr="001759C9" w:rsidRDefault="00E00C9A">
      <w:pPr>
        <w:spacing w:after="0" w:line="240" w:lineRule="auto"/>
        <w:jc w:val="both"/>
        <w:rPr>
          <w:rFonts w:ascii="Montserrat" w:eastAsia="Montserrat" w:hAnsi="Montserrat" w:cs="Montserrat"/>
          <w:strike/>
          <w:sz w:val="24"/>
          <w:szCs w:val="24"/>
        </w:rPr>
      </w:pPr>
      <w:r w:rsidRPr="001759C9">
        <w:rPr>
          <w:rFonts w:ascii="Montserrat" w:eastAsia="Montserrat" w:hAnsi="Montserrat" w:cs="Montserrat"/>
          <w:strike/>
          <w:sz w:val="24"/>
          <w:szCs w:val="24"/>
        </w:rPr>
        <w:t xml:space="preserve">Con la finalidad de contribuir al diagnóstico de la problemática en materia de movilidad y seguridad vial, así como a la construcción de propuestas, el día 10 de febrero del presente, la Secretaría de Movilidad, con el apoyo técnico de la Agencia de Cooperación Alemana GIZ, llevó a cabo en la Ciudad de Oaxaca un Taller de Planeación del Programa TRANSIT (Transición hacia un Sistema Integrado e Inteligente de Transporte Público), en donde participaron representantes de las </w:t>
      </w:r>
      <w:commentRangeStart w:id="9"/>
      <w:r w:rsidRPr="001759C9">
        <w:rPr>
          <w:rFonts w:ascii="Montserrat" w:eastAsia="Montserrat" w:hAnsi="Montserrat" w:cs="Montserrat"/>
          <w:strike/>
          <w:sz w:val="24"/>
          <w:szCs w:val="24"/>
        </w:rPr>
        <w:t>instituciones públicas</w:t>
      </w:r>
      <w:commentRangeEnd w:id="9"/>
      <w:r w:rsidR="0029180F">
        <w:rPr>
          <w:rStyle w:val="Refdecomentario"/>
        </w:rPr>
        <w:commentReference w:id="9"/>
      </w:r>
      <w:r w:rsidRPr="001759C9">
        <w:rPr>
          <w:rFonts w:ascii="Montserrat" w:eastAsia="Montserrat" w:hAnsi="Montserrat" w:cs="Montserrat"/>
          <w:strike/>
          <w:sz w:val="24"/>
          <w:szCs w:val="24"/>
        </w:rPr>
        <w:t xml:space="preserve"> vinculadas con la movilidad y la seguridad vial en el estado, así como </w:t>
      </w:r>
      <w:commentRangeStart w:id="10"/>
      <w:r w:rsidRPr="001759C9">
        <w:rPr>
          <w:rFonts w:ascii="Montserrat" w:eastAsia="Montserrat" w:hAnsi="Montserrat" w:cs="Montserrat"/>
          <w:strike/>
          <w:sz w:val="24"/>
          <w:szCs w:val="24"/>
        </w:rPr>
        <w:t>representantes de la sociedad civil.</w:t>
      </w:r>
      <w:commentRangeEnd w:id="10"/>
      <w:r w:rsidR="0029180F">
        <w:rPr>
          <w:rStyle w:val="Refdecomentario"/>
        </w:rPr>
        <w:commentReference w:id="10"/>
      </w:r>
      <w:r w:rsidRPr="001759C9">
        <w:rPr>
          <w:rFonts w:ascii="Montserrat" w:eastAsia="Montserrat" w:hAnsi="Montserrat" w:cs="Montserrat"/>
          <w:strike/>
          <w:sz w:val="24"/>
          <w:szCs w:val="24"/>
        </w:rPr>
        <w:t xml:space="preserve"> </w:t>
      </w:r>
      <w:commentRangeStart w:id="11"/>
      <w:r w:rsidRPr="001759C9">
        <w:rPr>
          <w:rFonts w:ascii="Montserrat" w:eastAsia="Montserrat" w:hAnsi="Montserrat" w:cs="Montserrat"/>
          <w:strike/>
          <w:sz w:val="24"/>
          <w:szCs w:val="24"/>
        </w:rPr>
        <w:t xml:space="preserve">En este taller se desarrollaron varias técnicas grupales de análisis y discusión, dinámicas y mapeo de actores. </w:t>
      </w:r>
      <w:commentRangeEnd w:id="11"/>
      <w:r w:rsidR="0029180F">
        <w:rPr>
          <w:rStyle w:val="Refdecomentario"/>
        </w:rPr>
        <w:commentReference w:id="11"/>
      </w:r>
    </w:p>
    <w:p w14:paraId="450F9D55" w14:textId="77777777" w:rsidR="00D37408" w:rsidRDefault="00D37408">
      <w:pPr>
        <w:spacing w:after="0" w:line="240" w:lineRule="auto"/>
        <w:jc w:val="both"/>
        <w:rPr>
          <w:rFonts w:ascii="Montserrat" w:eastAsia="Montserrat" w:hAnsi="Montserrat" w:cs="Montserrat"/>
          <w:sz w:val="24"/>
          <w:szCs w:val="24"/>
        </w:rPr>
      </w:pPr>
    </w:p>
    <w:p w14:paraId="0313AC3C" w14:textId="77777777" w:rsidR="00D37408" w:rsidRPr="00490527" w:rsidRDefault="00E00C9A">
      <w:pPr>
        <w:spacing w:after="0" w:line="240" w:lineRule="auto"/>
        <w:jc w:val="both"/>
        <w:rPr>
          <w:rFonts w:ascii="Montserrat" w:eastAsia="Montserrat" w:hAnsi="Montserrat" w:cs="Montserrat"/>
          <w:strike/>
          <w:sz w:val="24"/>
          <w:szCs w:val="24"/>
        </w:rPr>
      </w:pPr>
      <w:r w:rsidRPr="00490527">
        <w:rPr>
          <w:rFonts w:ascii="Montserrat" w:eastAsia="Montserrat" w:hAnsi="Montserrat" w:cs="Montserrat"/>
          <w:strike/>
          <w:sz w:val="24"/>
          <w:szCs w:val="24"/>
        </w:rPr>
        <w:t>El día 21 de febrero, la Secretaría de Movilidad organizó y llevó a cabo el Foro Temático de Movilidad y Seguridad Vial para la elaboración del Plan Estatal de Desarrollo 2022 – 2028, en el cual participaron organizaciones de la sociedad civil, instituciones de gobierno, autoridades municipales, empresas de transporte, especialistas, activistas, y ciudadanía en general. Este Foro se estructuró en dos segmentos. Un primer segmento de mensajes institucionales y la impartición de una ponencia magistral denominada “Movilidad Sustentable”; y un segundo segmento en el cual se desarrollaron 4 Mesas de Trabajo: Movilidad Activa, Transporte Público, Transporte de Carga, y Distribución de Competencias en materia de Movilidad y Seguridad Vial.</w:t>
      </w:r>
    </w:p>
    <w:p w14:paraId="24C331EC" w14:textId="77777777" w:rsidR="00D37408" w:rsidRDefault="00D37408">
      <w:pPr>
        <w:spacing w:after="0" w:line="240" w:lineRule="auto"/>
        <w:jc w:val="both"/>
        <w:rPr>
          <w:rFonts w:ascii="Montserrat" w:eastAsia="Montserrat" w:hAnsi="Montserrat" w:cs="Montserrat"/>
          <w:sz w:val="24"/>
          <w:szCs w:val="24"/>
        </w:rPr>
      </w:pPr>
    </w:p>
    <w:p w14:paraId="6F5EE015" w14:textId="77777777" w:rsidR="00D37408" w:rsidRDefault="00D37408">
      <w:pPr>
        <w:spacing w:after="0" w:line="240" w:lineRule="auto"/>
        <w:jc w:val="both"/>
        <w:rPr>
          <w:rFonts w:ascii="Montserrat" w:eastAsia="Montserrat" w:hAnsi="Montserrat" w:cs="Montserrat"/>
          <w:sz w:val="24"/>
          <w:szCs w:val="24"/>
        </w:rPr>
      </w:pPr>
    </w:p>
    <w:p w14:paraId="25C78310"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Finalmente, el Sistema Nacional de Movilidad y Seguridad Vial, instalado el 11 de octubre del 2022, el cual está integrado por autoridades federales y representantes de las entidades federativas del país, estamos en proceso de construcción colectiva de la Estrategia Nacional de Movilidad y Seguridad Vial.  Dicha estrategia, responde al Diagnóstico en Materia de Movilidad y Seguridad Vial, construido de manera colectiva por representantes de este Sistema, así como especialistas y representantes de la sociedad civil, a través de varios talleres de planeación. </w:t>
      </w:r>
    </w:p>
    <w:p w14:paraId="71FBB2FC" w14:textId="77777777" w:rsidR="00D37408" w:rsidRDefault="00D37408">
      <w:pPr>
        <w:spacing w:after="0" w:line="240" w:lineRule="auto"/>
        <w:jc w:val="both"/>
        <w:rPr>
          <w:rFonts w:ascii="Montserrat" w:eastAsia="Montserrat" w:hAnsi="Montserrat" w:cs="Montserrat"/>
          <w:sz w:val="24"/>
          <w:szCs w:val="24"/>
        </w:rPr>
      </w:pPr>
    </w:p>
    <w:p w14:paraId="600E53E6" w14:textId="77777777" w:rsidR="00D37408" w:rsidRPr="00490527" w:rsidRDefault="00E00C9A">
      <w:pPr>
        <w:spacing w:after="0" w:line="240" w:lineRule="auto"/>
        <w:jc w:val="both"/>
        <w:rPr>
          <w:rFonts w:ascii="Montserrat" w:eastAsia="Montserrat" w:hAnsi="Montserrat" w:cs="Montserrat"/>
          <w:strike/>
          <w:sz w:val="24"/>
          <w:szCs w:val="24"/>
        </w:rPr>
      </w:pPr>
      <w:r w:rsidRPr="00490527">
        <w:rPr>
          <w:rFonts w:ascii="Montserrat" w:eastAsia="Montserrat" w:hAnsi="Montserrat" w:cs="Montserrat"/>
          <w:strike/>
          <w:sz w:val="24"/>
          <w:szCs w:val="24"/>
        </w:rPr>
        <w:t xml:space="preserve">Las problemáticas señaladas en el presente documento, así como las propuestas que se plantean, son el resultado de todas estas actividades y acciones de planeación que se han llevado a cabo en los últimos meses, tanto a nivel nacional como local, las cuales se han desarrollado con el apoyo de herramientas de análisis rigurosas, entre ellas la matriz del marco </w:t>
      </w:r>
      <w:commentRangeStart w:id="12"/>
      <w:r w:rsidRPr="00490527">
        <w:rPr>
          <w:rFonts w:ascii="Montserrat" w:eastAsia="Montserrat" w:hAnsi="Montserrat" w:cs="Montserrat"/>
          <w:strike/>
          <w:sz w:val="24"/>
          <w:szCs w:val="24"/>
        </w:rPr>
        <w:t>lógico</w:t>
      </w:r>
      <w:commentRangeEnd w:id="12"/>
      <w:r w:rsidR="00F13CAF">
        <w:rPr>
          <w:rStyle w:val="Refdecomentario"/>
        </w:rPr>
        <w:commentReference w:id="12"/>
      </w:r>
      <w:r w:rsidRPr="00490527">
        <w:rPr>
          <w:rFonts w:ascii="Montserrat" w:eastAsia="Montserrat" w:hAnsi="Montserrat" w:cs="Montserrat"/>
          <w:strike/>
          <w:sz w:val="24"/>
          <w:szCs w:val="24"/>
        </w:rPr>
        <w:t xml:space="preserve">, árbol de problemas, árbol de objetivos, focus groups, entre otros, alimentados de la información y bases de datos más recientes, entre ellos el Censo de Población y Vivienda 2020, la Encuesta Nacional de Victimización y Percepción sobre Seguridad Pública 2022, la Encuesta Nacional de Salud y Nutrición 2017, así como información de CONEVAL y de SEDATU. </w:t>
      </w:r>
    </w:p>
    <w:p w14:paraId="20B57D31" w14:textId="77777777" w:rsidR="00D37408" w:rsidRDefault="00D37408">
      <w:pPr>
        <w:spacing w:after="0" w:line="240" w:lineRule="auto"/>
        <w:jc w:val="both"/>
        <w:rPr>
          <w:rFonts w:ascii="Montserrat" w:eastAsia="Montserrat" w:hAnsi="Montserrat" w:cs="Montserrat"/>
          <w:sz w:val="24"/>
          <w:szCs w:val="24"/>
        </w:rPr>
      </w:pPr>
    </w:p>
    <w:p w14:paraId="6D908415" w14:textId="77777777" w:rsidR="00D37408" w:rsidRDefault="00D37408">
      <w:pPr>
        <w:spacing w:after="0" w:line="240" w:lineRule="auto"/>
        <w:jc w:val="both"/>
        <w:rPr>
          <w:rFonts w:ascii="Montserrat" w:eastAsia="Montserrat" w:hAnsi="Montserrat" w:cs="Montserrat"/>
          <w:sz w:val="24"/>
          <w:szCs w:val="24"/>
        </w:rPr>
      </w:pPr>
    </w:p>
    <w:p w14:paraId="5C281E2D" w14:textId="77777777" w:rsidR="00D37408" w:rsidRDefault="00D37408">
      <w:pPr>
        <w:spacing w:after="0" w:line="240" w:lineRule="auto"/>
        <w:jc w:val="both"/>
        <w:rPr>
          <w:rFonts w:ascii="Montserrat" w:eastAsia="Montserrat" w:hAnsi="Montserrat" w:cs="Montserrat"/>
          <w:sz w:val="24"/>
          <w:szCs w:val="24"/>
        </w:rPr>
      </w:pPr>
    </w:p>
    <w:p w14:paraId="0A1A8AA1" w14:textId="77777777" w:rsidR="00D37408" w:rsidRDefault="00D37408">
      <w:pPr>
        <w:spacing w:after="0" w:line="240" w:lineRule="auto"/>
        <w:jc w:val="both"/>
        <w:rPr>
          <w:rFonts w:ascii="Montserrat" w:eastAsia="Montserrat" w:hAnsi="Montserrat" w:cs="Montserrat"/>
          <w:sz w:val="24"/>
          <w:szCs w:val="24"/>
        </w:rPr>
      </w:pPr>
    </w:p>
    <w:p w14:paraId="3744F3A4" w14:textId="77777777" w:rsidR="00D37408" w:rsidRDefault="00D37408">
      <w:pPr>
        <w:spacing w:after="0" w:line="240" w:lineRule="auto"/>
        <w:jc w:val="both"/>
        <w:rPr>
          <w:rFonts w:ascii="Montserrat" w:eastAsia="Montserrat" w:hAnsi="Montserrat" w:cs="Montserrat"/>
          <w:sz w:val="24"/>
          <w:szCs w:val="24"/>
        </w:rPr>
      </w:pPr>
    </w:p>
    <w:p w14:paraId="6B43BA69" w14:textId="77777777" w:rsidR="00D37408" w:rsidRDefault="00D37408">
      <w:pPr>
        <w:spacing w:after="0" w:line="240" w:lineRule="auto"/>
        <w:jc w:val="both"/>
        <w:rPr>
          <w:rFonts w:ascii="Montserrat" w:eastAsia="Montserrat" w:hAnsi="Montserrat" w:cs="Montserrat"/>
          <w:sz w:val="24"/>
          <w:szCs w:val="24"/>
        </w:rPr>
      </w:pPr>
    </w:p>
    <w:p w14:paraId="20533433" w14:textId="77777777" w:rsidR="00D37408" w:rsidRDefault="00D37408">
      <w:pPr>
        <w:spacing w:after="0" w:line="240" w:lineRule="auto"/>
        <w:jc w:val="both"/>
        <w:rPr>
          <w:rFonts w:ascii="Montserrat" w:eastAsia="Montserrat" w:hAnsi="Montserrat" w:cs="Montserrat"/>
          <w:sz w:val="24"/>
          <w:szCs w:val="24"/>
        </w:rPr>
      </w:pPr>
    </w:p>
    <w:p w14:paraId="33064B4A" w14:textId="77777777" w:rsidR="00D37408" w:rsidRDefault="00D37408">
      <w:pPr>
        <w:spacing w:after="0" w:line="240" w:lineRule="auto"/>
        <w:jc w:val="both"/>
        <w:rPr>
          <w:rFonts w:ascii="Montserrat" w:eastAsia="Montserrat" w:hAnsi="Montserrat" w:cs="Montserrat"/>
          <w:sz w:val="24"/>
          <w:szCs w:val="24"/>
        </w:rPr>
      </w:pPr>
    </w:p>
    <w:p w14:paraId="138329A8" w14:textId="77777777" w:rsidR="00D37408" w:rsidRDefault="00D37408">
      <w:pPr>
        <w:spacing w:after="0" w:line="240" w:lineRule="auto"/>
        <w:jc w:val="both"/>
        <w:rPr>
          <w:rFonts w:ascii="Montserrat" w:eastAsia="Montserrat" w:hAnsi="Montserrat" w:cs="Montserrat"/>
          <w:sz w:val="24"/>
          <w:szCs w:val="24"/>
        </w:rPr>
      </w:pPr>
    </w:p>
    <w:p w14:paraId="29E1C85B" w14:textId="77777777" w:rsidR="00D37408" w:rsidRDefault="00D37408">
      <w:pPr>
        <w:spacing w:after="0" w:line="240" w:lineRule="auto"/>
        <w:jc w:val="both"/>
        <w:rPr>
          <w:rFonts w:ascii="Montserrat" w:eastAsia="Montserrat" w:hAnsi="Montserrat" w:cs="Montserrat"/>
          <w:sz w:val="24"/>
          <w:szCs w:val="24"/>
        </w:rPr>
      </w:pPr>
    </w:p>
    <w:p w14:paraId="55D018FC" w14:textId="77777777" w:rsidR="00D37408" w:rsidRDefault="00D37408">
      <w:pPr>
        <w:spacing w:after="0" w:line="240" w:lineRule="auto"/>
        <w:jc w:val="both"/>
        <w:rPr>
          <w:rFonts w:ascii="Montserrat" w:eastAsia="Montserrat" w:hAnsi="Montserrat" w:cs="Montserrat"/>
          <w:sz w:val="24"/>
          <w:szCs w:val="24"/>
        </w:rPr>
      </w:pPr>
    </w:p>
    <w:p w14:paraId="2B5B51CA" w14:textId="77777777" w:rsidR="00D37408" w:rsidRDefault="00D37408">
      <w:pPr>
        <w:spacing w:after="0" w:line="240" w:lineRule="auto"/>
        <w:jc w:val="both"/>
        <w:rPr>
          <w:rFonts w:ascii="Montserrat" w:eastAsia="Montserrat" w:hAnsi="Montserrat" w:cs="Montserrat"/>
          <w:sz w:val="24"/>
          <w:szCs w:val="24"/>
        </w:rPr>
      </w:pPr>
    </w:p>
    <w:p w14:paraId="695D8ED8" w14:textId="77777777" w:rsidR="00D37408" w:rsidRDefault="00D37408">
      <w:pPr>
        <w:spacing w:after="0" w:line="240" w:lineRule="auto"/>
        <w:jc w:val="both"/>
        <w:rPr>
          <w:rFonts w:ascii="Montserrat" w:eastAsia="Montserrat" w:hAnsi="Montserrat" w:cs="Montserrat"/>
          <w:sz w:val="24"/>
          <w:szCs w:val="24"/>
        </w:rPr>
      </w:pPr>
    </w:p>
    <w:tbl>
      <w:tblPr>
        <w:tblW w:w="9800" w:type="dxa"/>
        <w:tblCellMar>
          <w:left w:w="70" w:type="dxa"/>
          <w:right w:w="70" w:type="dxa"/>
        </w:tblCellMar>
        <w:tblLook w:val="04A0" w:firstRow="1" w:lastRow="0" w:firstColumn="1" w:lastColumn="0" w:noHBand="0" w:noVBand="1"/>
      </w:tblPr>
      <w:tblGrid>
        <w:gridCol w:w="1706"/>
        <w:gridCol w:w="1580"/>
        <w:gridCol w:w="1400"/>
        <w:gridCol w:w="1200"/>
        <w:gridCol w:w="1200"/>
        <w:gridCol w:w="1200"/>
        <w:gridCol w:w="1200"/>
        <w:gridCol w:w="1200"/>
      </w:tblGrid>
      <w:tr w:rsidR="00575661" w14:paraId="625C90FD" w14:textId="77777777" w:rsidTr="00575661">
        <w:trPr>
          <w:trHeight w:val="300"/>
          <w:ins w:id="13" w:author="Windows User" w:date="2023-03-29T09:53:00Z"/>
        </w:trPr>
        <w:tc>
          <w:tcPr>
            <w:tcW w:w="1200" w:type="dxa"/>
            <w:tcBorders>
              <w:top w:val="single" w:sz="8" w:space="0" w:color="auto"/>
              <w:left w:val="single" w:sz="8" w:space="0" w:color="auto"/>
              <w:bottom w:val="single" w:sz="4" w:space="0" w:color="auto"/>
              <w:right w:val="single" w:sz="4" w:space="0" w:color="auto"/>
            </w:tcBorders>
            <w:shd w:val="clear" w:color="auto" w:fill="FFFF00"/>
            <w:noWrap/>
            <w:vAlign w:val="bottom"/>
            <w:hideMark/>
          </w:tcPr>
          <w:p w14:paraId="26203FB8" w14:textId="77777777" w:rsidR="00575661" w:rsidRDefault="00575661">
            <w:pPr>
              <w:spacing w:after="0" w:line="240" w:lineRule="auto"/>
              <w:jc w:val="center"/>
              <w:rPr>
                <w:ins w:id="14" w:author="Windows User" w:date="2023-03-29T09:53:00Z"/>
                <w:rFonts w:eastAsia="Times New Roman" w:cs="Times New Roman"/>
                <w:b/>
                <w:bCs/>
                <w:color w:val="000000"/>
                <w:lang w:val="es-MX" w:eastAsia="es-MX"/>
              </w:rPr>
            </w:pPr>
            <w:ins w:id="15" w:author="Windows User" w:date="2023-03-29T09:53:00Z">
              <w:r>
                <w:rPr>
                  <w:rFonts w:eastAsia="Times New Roman" w:cs="Times New Roman"/>
                  <w:b/>
                  <w:bCs/>
                  <w:color w:val="000000"/>
                  <w:lang w:val="es-MX" w:eastAsia="es-MX"/>
                </w:rPr>
                <w:t>SUBTEMA</w:t>
              </w:r>
            </w:ins>
          </w:p>
        </w:tc>
        <w:tc>
          <w:tcPr>
            <w:tcW w:w="1200" w:type="dxa"/>
            <w:tcBorders>
              <w:top w:val="single" w:sz="8" w:space="0" w:color="auto"/>
              <w:left w:val="nil"/>
              <w:bottom w:val="single" w:sz="4" w:space="0" w:color="auto"/>
              <w:right w:val="single" w:sz="4" w:space="0" w:color="auto"/>
            </w:tcBorders>
            <w:shd w:val="clear" w:color="auto" w:fill="FFFF00"/>
            <w:noWrap/>
            <w:vAlign w:val="bottom"/>
            <w:hideMark/>
          </w:tcPr>
          <w:p w14:paraId="3E394B90" w14:textId="77777777" w:rsidR="00575661" w:rsidRDefault="00575661">
            <w:pPr>
              <w:spacing w:after="0" w:line="240" w:lineRule="auto"/>
              <w:jc w:val="center"/>
              <w:rPr>
                <w:ins w:id="16" w:author="Windows User" w:date="2023-03-29T09:53:00Z"/>
                <w:rFonts w:eastAsia="Times New Roman" w:cs="Times New Roman"/>
                <w:b/>
                <w:bCs/>
                <w:color w:val="000000"/>
                <w:lang w:val="es-MX" w:eastAsia="es-MX"/>
              </w:rPr>
            </w:pPr>
            <w:commentRangeStart w:id="17"/>
            <w:ins w:id="18" w:author="Windows User" w:date="2023-03-29T09:53:00Z">
              <w:r>
                <w:rPr>
                  <w:rFonts w:eastAsia="Times New Roman" w:cs="Times New Roman"/>
                  <w:b/>
                  <w:bCs/>
                  <w:color w:val="000000"/>
                  <w:lang w:val="es-MX" w:eastAsia="es-MX"/>
                </w:rPr>
                <w:t>OBJETIVOS</w:t>
              </w:r>
              <w:commentRangeEnd w:id="17"/>
              <w:r>
                <w:rPr>
                  <w:rStyle w:val="Refdecomentario"/>
                </w:rPr>
                <w:commentReference w:id="17"/>
              </w:r>
            </w:ins>
          </w:p>
        </w:tc>
        <w:tc>
          <w:tcPr>
            <w:tcW w:w="1400" w:type="dxa"/>
            <w:tcBorders>
              <w:top w:val="single" w:sz="8" w:space="0" w:color="auto"/>
              <w:left w:val="nil"/>
              <w:bottom w:val="single" w:sz="4" w:space="0" w:color="auto"/>
              <w:right w:val="single" w:sz="4" w:space="0" w:color="auto"/>
            </w:tcBorders>
            <w:shd w:val="clear" w:color="auto" w:fill="FFFF00"/>
            <w:noWrap/>
            <w:vAlign w:val="bottom"/>
            <w:hideMark/>
          </w:tcPr>
          <w:p w14:paraId="3714A55C" w14:textId="77777777" w:rsidR="00575661" w:rsidRDefault="00575661">
            <w:pPr>
              <w:spacing w:after="0" w:line="240" w:lineRule="auto"/>
              <w:jc w:val="center"/>
              <w:rPr>
                <w:ins w:id="19" w:author="Windows User" w:date="2023-03-29T09:53:00Z"/>
                <w:rFonts w:eastAsia="Times New Roman" w:cs="Times New Roman"/>
                <w:b/>
                <w:bCs/>
                <w:color w:val="000000"/>
                <w:lang w:val="es-MX" w:eastAsia="es-MX"/>
              </w:rPr>
            </w:pPr>
            <w:ins w:id="20" w:author="Windows User" w:date="2023-03-29T09:53:00Z">
              <w:r>
                <w:rPr>
                  <w:rFonts w:eastAsia="Times New Roman" w:cs="Times New Roman"/>
                  <w:b/>
                  <w:bCs/>
                  <w:color w:val="000000"/>
                  <w:lang w:val="es-MX" w:eastAsia="es-MX"/>
                </w:rPr>
                <w:t>ESTRATEGIAS</w:t>
              </w:r>
            </w:ins>
          </w:p>
        </w:tc>
        <w:tc>
          <w:tcPr>
            <w:tcW w:w="1200" w:type="dxa"/>
            <w:tcBorders>
              <w:top w:val="single" w:sz="8" w:space="0" w:color="auto"/>
              <w:left w:val="nil"/>
              <w:bottom w:val="single" w:sz="4" w:space="0" w:color="auto"/>
              <w:right w:val="single" w:sz="8" w:space="0" w:color="auto"/>
            </w:tcBorders>
            <w:shd w:val="clear" w:color="auto" w:fill="FFFF00"/>
            <w:noWrap/>
            <w:vAlign w:val="bottom"/>
            <w:hideMark/>
          </w:tcPr>
          <w:p w14:paraId="2E18904B" w14:textId="77777777" w:rsidR="00575661" w:rsidRDefault="00575661">
            <w:pPr>
              <w:spacing w:after="0" w:line="240" w:lineRule="auto"/>
              <w:jc w:val="center"/>
              <w:rPr>
                <w:ins w:id="21" w:author="Windows User" w:date="2023-03-29T09:53:00Z"/>
                <w:rFonts w:eastAsia="Times New Roman" w:cs="Times New Roman"/>
                <w:b/>
                <w:bCs/>
                <w:color w:val="000000"/>
                <w:lang w:val="es-MX" w:eastAsia="es-MX"/>
              </w:rPr>
            </w:pPr>
            <w:ins w:id="22" w:author="Windows User" w:date="2023-03-29T09:53:00Z">
              <w:r>
                <w:rPr>
                  <w:rFonts w:eastAsia="Times New Roman" w:cs="Times New Roman"/>
                  <w:b/>
                  <w:bCs/>
                  <w:color w:val="000000"/>
                  <w:lang w:val="es-MX" w:eastAsia="es-MX"/>
                </w:rPr>
                <w:t>LA</w:t>
              </w:r>
            </w:ins>
          </w:p>
        </w:tc>
        <w:tc>
          <w:tcPr>
            <w:tcW w:w="1200" w:type="dxa"/>
            <w:noWrap/>
            <w:vAlign w:val="bottom"/>
            <w:hideMark/>
          </w:tcPr>
          <w:p w14:paraId="7F6446DD" w14:textId="77777777" w:rsidR="00575661" w:rsidRDefault="00575661">
            <w:pPr>
              <w:rPr>
                <w:ins w:id="23" w:author="Windows User" w:date="2023-03-29T09:53:00Z"/>
                <w:rFonts w:eastAsia="Times New Roman" w:cs="Times New Roman"/>
                <w:b/>
                <w:bCs/>
                <w:color w:val="000000"/>
                <w:lang w:val="es-MX" w:eastAsia="es-MX"/>
              </w:rPr>
            </w:pPr>
          </w:p>
        </w:tc>
        <w:tc>
          <w:tcPr>
            <w:tcW w:w="1200" w:type="dxa"/>
            <w:noWrap/>
            <w:vAlign w:val="bottom"/>
            <w:hideMark/>
          </w:tcPr>
          <w:p w14:paraId="44FF8046" w14:textId="77777777" w:rsidR="00575661" w:rsidRDefault="00575661">
            <w:pPr>
              <w:spacing w:after="0"/>
              <w:rPr>
                <w:ins w:id="24" w:author="Windows User" w:date="2023-03-29T09:53:00Z"/>
                <w:sz w:val="20"/>
                <w:szCs w:val="20"/>
                <w:lang w:val="es-MX" w:eastAsia="es-MX"/>
              </w:rPr>
            </w:pPr>
          </w:p>
        </w:tc>
        <w:tc>
          <w:tcPr>
            <w:tcW w:w="1200" w:type="dxa"/>
            <w:noWrap/>
            <w:vAlign w:val="bottom"/>
            <w:hideMark/>
          </w:tcPr>
          <w:p w14:paraId="18E8DE2A" w14:textId="77777777" w:rsidR="00575661" w:rsidRDefault="00575661">
            <w:pPr>
              <w:spacing w:after="0"/>
              <w:rPr>
                <w:ins w:id="25" w:author="Windows User" w:date="2023-03-29T09:53:00Z"/>
                <w:sz w:val="20"/>
                <w:szCs w:val="20"/>
                <w:lang w:val="es-MX" w:eastAsia="es-MX"/>
              </w:rPr>
            </w:pPr>
          </w:p>
        </w:tc>
        <w:tc>
          <w:tcPr>
            <w:tcW w:w="1200" w:type="dxa"/>
            <w:noWrap/>
            <w:vAlign w:val="bottom"/>
            <w:hideMark/>
          </w:tcPr>
          <w:p w14:paraId="389FB7D7" w14:textId="77777777" w:rsidR="00575661" w:rsidRDefault="00575661">
            <w:pPr>
              <w:spacing w:after="0"/>
              <w:rPr>
                <w:ins w:id="26" w:author="Windows User" w:date="2023-03-29T09:53:00Z"/>
                <w:sz w:val="20"/>
                <w:szCs w:val="20"/>
                <w:lang w:val="es-MX" w:eastAsia="es-MX"/>
              </w:rPr>
            </w:pPr>
          </w:p>
        </w:tc>
      </w:tr>
      <w:tr w:rsidR="00575661" w14:paraId="5F420403" w14:textId="77777777" w:rsidTr="00575661">
        <w:trPr>
          <w:trHeight w:val="300"/>
          <w:ins w:id="27" w:author="Windows User" w:date="2023-03-29T09:53:00Z"/>
        </w:trPr>
        <w:tc>
          <w:tcPr>
            <w:tcW w:w="1200" w:type="dxa"/>
            <w:vMerge w:val="restart"/>
            <w:tcBorders>
              <w:top w:val="nil"/>
              <w:left w:val="single" w:sz="8" w:space="0" w:color="auto"/>
              <w:bottom w:val="single" w:sz="4" w:space="0" w:color="000000"/>
              <w:right w:val="single" w:sz="4" w:space="0" w:color="auto"/>
            </w:tcBorders>
            <w:vAlign w:val="center"/>
            <w:hideMark/>
          </w:tcPr>
          <w:p w14:paraId="14332A9B" w14:textId="77777777" w:rsidR="00575661" w:rsidRDefault="00575661">
            <w:pPr>
              <w:spacing w:after="0" w:line="240" w:lineRule="auto"/>
              <w:jc w:val="center"/>
              <w:rPr>
                <w:ins w:id="28" w:author="Windows User" w:date="2023-03-29T09:53:00Z"/>
                <w:rFonts w:eastAsia="Times New Roman" w:cs="Times New Roman"/>
                <w:color w:val="000000"/>
                <w:lang w:val="es-MX" w:eastAsia="es-MX"/>
              </w:rPr>
            </w:pPr>
            <w:commentRangeStart w:id="29"/>
            <w:commentRangeStart w:id="30"/>
            <w:ins w:id="31" w:author="Windows User" w:date="2023-03-29T09:53:00Z">
              <w:r>
                <w:rPr>
                  <w:rFonts w:eastAsia="Times New Roman" w:cs="Times New Roman"/>
                  <w:color w:val="000000"/>
                  <w:lang w:val="es-MX" w:eastAsia="es-MX"/>
                </w:rPr>
                <w:t>MOVILIDAD</w:t>
              </w:r>
            </w:ins>
            <w:commentRangeEnd w:id="30"/>
            <w:ins w:id="32" w:author="Windows User" w:date="2023-03-29T10:28:00Z">
              <w:r w:rsidR="007C1924">
                <w:rPr>
                  <w:rStyle w:val="Refdecomentario"/>
                </w:rPr>
                <w:commentReference w:id="30"/>
              </w:r>
            </w:ins>
            <w:ins w:id="33" w:author="Windows User" w:date="2023-03-29T09:53:00Z">
              <w:r>
                <w:rPr>
                  <w:rFonts w:eastAsia="Times New Roman" w:cs="Times New Roman"/>
                  <w:color w:val="000000"/>
                  <w:lang w:val="es-MX" w:eastAsia="es-MX"/>
                </w:rPr>
                <w:br/>
                <w:t>ACTIVA</w:t>
              </w:r>
              <w:commentRangeEnd w:id="29"/>
              <w:r>
                <w:rPr>
                  <w:rStyle w:val="Refdecomentario"/>
                </w:rPr>
                <w:commentReference w:id="29"/>
              </w:r>
            </w:ins>
          </w:p>
        </w:tc>
        <w:tc>
          <w:tcPr>
            <w:tcW w:w="1200" w:type="dxa"/>
            <w:vMerge w:val="restart"/>
            <w:tcBorders>
              <w:top w:val="nil"/>
              <w:left w:val="single" w:sz="4" w:space="0" w:color="auto"/>
              <w:bottom w:val="single" w:sz="4" w:space="0" w:color="000000"/>
              <w:right w:val="single" w:sz="4" w:space="0" w:color="auto"/>
            </w:tcBorders>
            <w:noWrap/>
            <w:vAlign w:val="center"/>
            <w:hideMark/>
          </w:tcPr>
          <w:p w14:paraId="09F636FB" w14:textId="77777777" w:rsidR="00575661" w:rsidRDefault="00575661">
            <w:pPr>
              <w:spacing w:after="0" w:line="240" w:lineRule="auto"/>
              <w:jc w:val="center"/>
              <w:rPr>
                <w:ins w:id="34" w:author="Windows User" w:date="2023-03-29T09:53:00Z"/>
                <w:rFonts w:eastAsia="Times New Roman" w:cs="Times New Roman"/>
                <w:color w:val="000000"/>
                <w:lang w:val="es-MX" w:eastAsia="es-MX"/>
              </w:rPr>
            </w:pPr>
            <w:ins w:id="35" w:author="Windows User" w:date="2023-03-29T09:53:00Z">
              <w:r>
                <w:rPr>
                  <w:rFonts w:eastAsia="Times New Roman" w:cs="Times New Roman"/>
                  <w:color w:val="000000"/>
                  <w:lang w:val="es-MX" w:eastAsia="es-MX"/>
                </w:rPr>
                <w:t>1</w:t>
              </w:r>
            </w:ins>
          </w:p>
        </w:tc>
        <w:tc>
          <w:tcPr>
            <w:tcW w:w="1400" w:type="dxa"/>
            <w:tcBorders>
              <w:top w:val="nil"/>
              <w:left w:val="nil"/>
              <w:bottom w:val="single" w:sz="4" w:space="0" w:color="auto"/>
              <w:right w:val="single" w:sz="4" w:space="0" w:color="auto"/>
            </w:tcBorders>
            <w:noWrap/>
            <w:vAlign w:val="bottom"/>
            <w:hideMark/>
          </w:tcPr>
          <w:p w14:paraId="45A7F747" w14:textId="77777777" w:rsidR="00575661" w:rsidRDefault="00575661">
            <w:pPr>
              <w:spacing w:after="0" w:line="240" w:lineRule="auto"/>
              <w:jc w:val="center"/>
              <w:rPr>
                <w:ins w:id="36" w:author="Windows User" w:date="2023-03-29T09:53:00Z"/>
                <w:rFonts w:eastAsia="Times New Roman" w:cs="Times New Roman"/>
                <w:color w:val="000000"/>
                <w:lang w:val="es-MX" w:eastAsia="es-MX"/>
              </w:rPr>
            </w:pPr>
            <w:ins w:id="37" w:author="Windows User" w:date="2023-03-29T09:53:00Z">
              <w:r>
                <w:rPr>
                  <w:rFonts w:eastAsia="Times New Roman" w:cs="Times New Roman"/>
                  <w:color w:val="000000"/>
                  <w:lang w:val="es-MX" w:eastAsia="es-MX"/>
                </w:rPr>
                <w:t>1.1</w:t>
              </w:r>
            </w:ins>
          </w:p>
        </w:tc>
        <w:tc>
          <w:tcPr>
            <w:tcW w:w="1200" w:type="dxa"/>
            <w:tcBorders>
              <w:top w:val="nil"/>
              <w:left w:val="nil"/>
              <w:bottom w:val="single" w:sz="4" w:space="0" w:color="auto"/>
              <w:right w:val="single" w:sz="8" w:space="0" w:color="auto"/>
            </w:tcBorders>
            <w:noWrap/>
            <w:vAlign w:val="bottom"/>
            <w:hideMark/>
          </w:tcPr>
          <w:p w14:paraId="57C62C31" w14:textId="77777777" w:rsidR="00575661" w:rsidRDefault="00575661">
            <w:pPr>
              <w:spacing w:after="0" w:line="240" w:lineRule="auto"/>
              <w:jc w:val="center"/>
              <w:rPr>
                <w:ins w:id="38" w:author="Windows User" w:date="2023-03-29T09:53:00Z"/>
                <w:rFonts w:eastAsia="Times New Roman" w:cs="Times New Roman"/>
                <w:color w:val="000000"/>
                <w:lang w:val="es-MX" w:eastAsia="es-MX"/>
              </w:rPr>
            </w:pPr>
            <w:ins w:id="39" w:author="Windows User" w:date="2023-03-29T09:53:00Z">
              <w:r>
                <w:rPr>
                  <w:rFonts w:eastAsia="Times New Roman" w:cs="Times New Roman"/>
                  <w:color w:val="000000"/>
                  <w:lang w:val="es-MX" w:eastAsia="es-MX"/>
                </w:rPr>
                <w:t>1.1.1</w:t>
              </w:r>
            </w:ins>
          </w:p>
        </w:tc>
        <w:tc>
          <w:tcPr>
            <w:tcW w:w="1200" w:type="dxa"/>
            <w:noWrap/>
            <w:vAlign w:val="bottom"/>
            <w:hideMark/>
          </w:tcPr>
          <w:p w14:paraId="689A45FD" w14:textId="77777777" w:rsidR="00575661" w:rsidRDefault="00575661">
            <w:pPr>
              <w:rPr>
                <w:ins w:id="40" w:author="Windows User" w:date="2023-03-29T09:53:00Z"/>
                <w:rFonts w:eastAsia="Times New Roman" w:cs="Times New Roman"/>
                <w:color w:val="000000"/>
                <w:lang w:val="es-MX" w:eastAsia="es-MX"/>
              </w:rPr>
            </w:pPr>
          </w:p>
        </w:tc>
        <w:tc>
          <w:tcPr>
            <w:tcW w:w="1200" w:type="dxa"/>
            <w:noWrap/>
            <w:vAlign w:val="bottom"/>
            <w:hideMark/>
          </w:tcPr>
          <w:p w14:paraId="017BF439" w14:textId="77777777" w:rsidR="00575661" w:rsidRDefault="00575661">
            <w:pPr>
              <w:spacing w:after="0"/>
              <w:rPr>
                <w:ins w:id="41" w:author="Windows User" w:date="2023-03-29T09:53:00Z"/>
                <w:sz w:val="20"/>
                <w:szCs w:val="20"/>
                <w:lang w:val="es-MX" w:eastAsia="es-MX"/>
              </w:rPr>
            </w:pPr>
          </w:p>
        </w:tc>
        <w:tc>
          <w:tcPr>
            <w:tcW w:w="1200" w:type="dxa"/>
            <w:noWrap/>
            <w:vAlign w:val="bottom"/>
            <w:hideMark/>
          </w:tcPr>
          <w:p w14:paraId="0B54E51C" w14:textId="77777777" w:rsidR="00575661" w:rsidRDefault="00575661">
            <w:pPr>
              <w:spacing w:after="0"/>
              <w:rPr>
                <w:ins w:id="42" w:author="Windows User" w:date="2023-03-29T09:53:00Z"/>
                <w:sz w:val="20"/>
                <w:szCs w:val="20"/>
                <w:lang w:val="es-MX" w:eastAsia="es-MX"/>
              </w:rPr>
            </w:pPr>
          </w:p>
        </w:tc>
        <w:tc>
          <w:tcPr>
            <w:tcW w:w="1200" w:type="dxa"/>
            <w:noWrap/>
            <w:vAlign w:val="bottom"/>
            <w:hideMark/>
          </w:tcPr>
          <w:p w14:paraId="52E611B4" w14:textId="77777777" w:rsidR="00575661" w:rsidRDefault="00575661">
            <w:pPr>
              <w:spacing w:after="0"/>
              <w:rPr>
                <w:ins w:id="43" w:author="Windows User" w:date="2023-03-29T09:53:00Z"/>
                <w:sz w:val="20"/>
                <w:szCs w:val="20"/>
                <w:lang w:val="es-MX" w:eastAsia="es-MX"/>
              </w:rPr>
            </w:pPr>
          </w:p>
        </w:tc>
      </w:tr>
      <w:tr w:rsidR="00575661" w14:paraId="0340C5AC" w14:textId="77777777" w:rsidTr="00575661">
        <w:trPr>
          <w:trHeight w:val="300"/>
          <w:ins w:id="44" w:author="Windows User" w:date="2023-03-29T09:53:00Z"/>
        </w:trPr>
        <w:tc>
          <w:tcPr>
            <w:tcW w:w="0" w:type="auto"/>
            <w:vMerge/>
            <w:tcBorders>
              <w:top w:val="nil"/>
              <w:left w:val="single" w:sz="8" w:space="0" w:color="auto"/>
              <w:bottom w:val="single" w:sz="4" w:space="0" w:color="000000"/>
              <w:right w:val="single" w:sz="4" w:space="0" w:color="auto"/>
            </w:tcBorders>
            <w:vAlign w:val="center"/>
            <w:hideMark/>
          </w:tcPr>
          <w:p w14:paraId="02A0D28B" w14:textId="77777777" w:rsidR="00575661" w:rsidRDefault="00575661">
            <w:pPr>
              <w:spacing w:after="0"/>
              <w:rPr>
                <w:ins w:id="45"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6EB9BDBD" w14:textId="77777777" w:rsidR="00575661" w:rsidRDefault="00575661">
            <w:pPr>
              <w:spacing w:after="0"/>
              <w:rPr>
                <w:ins w:id="46"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66B0F20C" w14:textId="77777777" w:rsidR="00575661" w:rsidRDefault="00575661">
            <w:pPr>
              <w:spacing w:after="0" w:line="240" w:lineRule="auto"/>
              <w:jc w:val="center"/>
              <w:rPr>
                <w:ins w:id="47" w:author="Windows User" w:date="2023-03-29T09:53:00Z"/>
                <w:rFonts w:eastAsia="Times New Roman" w:cs="Times New Roman"/>
                <w:color w:val="000000"/>
                <w:lang w:val="es-MX" w:eastAsia="es-MX"/>
              </w:rPr>
            </w:pPr>
            <w:ins w:id="48" w:author="Windows User" w:date="2023-03-29T09:53:00Z">
              <w:r>
                <w:rPr>
                  <w:rFonts w:eastAsia="Times New Roman" w:cs="Times New Roman"/>
                  <w:color w:val="000000"/>
                  <w:lang w:val="es-MX" w:eastAsia="es-MX"/>
                </w:rPr>
                <w:t>1.2</w:t>
              </w:r>
            </w:ins>
          </w:p>
        </w:tc>
        <w:tc>
          <w:tcPr>
            <w:tcW w:w="1200" w:type="dxa"/>
            <w:tcBorders>
              <w:top w:val="nil"/>
              <w:left w:val="nil"/>
              <w:bottom w:val="single" w:sz="4" w:space="0" w:color="auto"/>
              <w:right w:val="single" w:sz="8" w:space="0" w:color="auto"/>
            </w:tcBorders>
            <w:noWrap/>
            <w:vAlign w:val="bottom"/>
            <w:hideMark/>
          </w:tcPr>
          <w:p w14:paraId="2D42A6FA" w14:textId="77777777" w:rsidR="00575661" w:rsidRDefault="00575661">
            <w:pPr>
              <w:spacing w:after="0" w:line="240" w:lineRule="auto"/>
              <w:jc w:val="center"/>
              <w:rPr>
                <w:ins w:id="49" w:author="Windows User" w:date="2023-03-29T09:53:00Z"/>
                <w:rFonts w:eastAsia="Times New Roman" w:cs="Times New Roman"/>
                <w:color w:val="000000"/>
                <w:lang w:val="es-MX" w:eastAsia="es-MX"/>
              </w:rPr>
            </w:pPr>
            <w:ins w:id="50" w:author="Windows User" w:date="2023-03-29T09:53:00Z">
              <w:r>
                <w:rPr>
                  <w:rFonts w:eastAsia="Times New Roman" w:cs="Times New Roman"/>
                  <w:color w:val="000000"/>
                  <w:lang w:val="es-MX" w:eastAsia="es-MX"/>
                </w:rPr>
                <w:t>1.</w:t>
              </w:r>
              <w:commentRangeStart w:id="51"/>
              <w:r>
                <w:rPr>
                  <w:rFonts w:eastAsia="Times New Roman" w:cs="Times New Roman"/>
                  <w:color w:val="000000"/>
                  <w:lang w:val="es-MX" w:eastAsia="es-MX"/>
                </w:rPr>
                <w:t>1</w:t>
              </w:r>
              <w:commentRangeEnd w:id="51"/>
              <w:r>
                <w:rPr>
                  <w:rStyle w:val="Refdecomentario"/>
                </w:rPr>
                <w:commentReference w:id="51"/>
              </w:r>
              <w:r>
                <w:rPr>
                  <w:rFonts w:eastAsia="Times New Roman" w:cs="Times New Roman"/>
                  <w:color w:val="000000"/>
                  <w:lang w:val="es-MX" w:eastAsia="es-MX"/>
                </w:rPr>
                <w:t>.2</w:t>
              </w:r>
            </w:ins>
          </w:p>
        </w:tc>
        <w:tc>
          <w:tcPr>
            <w:tcW w:w="1200" w:type="dxa"/>
            <w:noWrap/>
            <w:vAlign w:val="bottom"/>
            <w:hideMark/>
          </w:tcPr>
          <w:p w14:paraId="710C9EE2" w14:textId="77777777" w:rsidR="00575661" w:rsidRDefault="00575661">
            <w:pPr>
              <w:rPr>
                <w:ins w:id="52" w:author="Windows User" w:date="2023-03-29T09:53:00Z"/>
                <w:rFonts w:eastAsia="Times New Roman" w:cs="Times New Roman"/>
                <w:color w:val="000000"/>
                <w:lang w:val="es-MX" w:eastAsia="es-MX"/>
              </w:rPr>
            </w:pPr>
          </w:p>
        </w:tc>
        <w:tc>
          <w:tcPr>
            <w:tcW w:w="1200" w:type="dxa"/>
            <w:noWrap/>
            <w:vAlign w:val="bottom"/>
            <w:hideMark/>
          </w:tcPr>
          <w:p w14:paraId="0C382AAF" w14:textId="77777777" w:rsidR="00575661" w:rsidRDefault="00575661">
            <w:pPr>
              <w:spacing w:after="0"/>
              <w:rPr>
                <w:ins w:id="53" w:author="Windows User" w:date="2023-03-29T09:53:00Z"/>
                <w:sz w:val="20"/>
                <w:szCs w:val="20"/>
                <w:lang w:val="es-MX" w:eastAsia="es-MX"/>
              </w:rPr>
            </w:pPr>
          </w:p>
        </w:tc>
        <w:tc>
          <w:tcPr>
            <w:tcW w:w="1200" w:type="dxa"/>
            <w:noWrap/>
            <w:vAlign w:val="bottom"/>
            <w:hideMark/>
          </w:tcPr>
          <w:p w14:paraId="61CA224F" w14:textId="77777777" w:rsidR="00575661" w:rsidRDefault="00575661">
            <w:pPr>
              <w:spacing w:after="0"/>
              <w:rPr>
                <w:ins w:id="54" w:author="Windows User" w:date="2023-03-29T09:53:00Z"/>
                <w:sz w:val="20"/>
                <w:szCs w:val="20"/>
                <w:lang w:val="es-MX" w:eastAsia="es-MX"/>
              </w:rPr>
            </w:pPr>
          </w:p>
        </w:tc>
        <w:tc>
          <w:tcPr>
            <w:tcW w:w="1200" w:type="dxa"/>
            <w:noWrap/>
            <w:vAlign w:val="bottom"/>
            <w:hideMark/>
          </w:tcPr>
          <w:p w14:paraId="22932D62" w14:textId="77777777" w:rsidR="00575661" w:rsidRDefault="00575661">
            <w:pPr>
              <w:spacing w:after="0"/>
              <w:rPr>
                <w:ins w:id="55" w:author="Windows User" w:date="2023-03-29T09:53:00Z"/>
                <w:sz w:val="20"/>
                <w:szCs w:val="20"/>
                <w:lang w:val="es-MX" w:eastAsia="es-MX"/>
              </w:rPr>
            </w:pPr>
          </w:p>
        </w:tc>
      </w:tr>
      <w:tr w:rsidR="00575661" w14:paraId="540AB6B6" w14:textId="77777777" w:rsidTr="00575661">
        <w:trPr>
          <w:trHeight w:val="300"/>
          <w:ins w:id="56" w:author="Windows User" w:date="2023-03-29T09:53:00Z"/>
        </w:trPr>
        <w:tc>
          <w:tcPr>
            <w:tcW w:w="0" w:type="auto"/>
            <w:vMerge/>
            <w:tcBorders>
              <w:top w:val="nil"/>
              <w:left w:val="single" w:sz="8" w:space="0" w:color="auto"/>
              <w:bottom w:val="single" w:sz="4" w:space="0" w:color="000000"/>
              <w:right w:val="single" w:sz="4" w:space="0" w:color="auto"/>
            </w:tcBorders>
            <w:vAlign w:val="center"/>
            <w:hideMark/>
          </w:tcPr>
          <w:p w14:paraId="66EC0C62" w14:textId="77777777" w:rsidR="00575661" w:rsidRDefault="00575661">
            <w:pPr>
              <w:spacing w:after="0"/>
              <w:rPr>
                <w:ins w:id="57"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08A3EE96" w14:textId="77777777" w:rsidR="00575661" w:rsidRDefault="00575661">
            <w:pPr>
              <w:spacing w:after="0"/>
              <w:rPr>
                <w:ins w:id="58"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1404B8F3" w14:textId="77777777" w:rsidR="00575661" w:rsidRDefault="00575661">
            <w:pPr>
              <w:spacing w:after="0" w:line="240" w:lineRule="auto"/>
              <w:jc w:val="center"/>
              <w:rPr>
                <w:ins w:id="59" w:author="Windows User" w:date="2023-03-29T09:53:00Z"/>
                <w:rFonts w:eastAsia="Times New Roman" w:cs="Times New Roman"/>
                <w:color w:val="000000"/>
                <w:lang w:val="es-MX" w:eastAsia="es-MX"/>
              </w:rPr>
            </w:pPr>
            <w:ins w:id="60" w:author="Windows User" w:date="2023-03-29T09:53:00Z">
              <w:r>
                <w:rPr>
                  <w:rFonts w:eastAsia="Times New Roman" w:cs="Times New Roman"/>
                  <w:color w:val="000000"/>
                  <w:lang w:val="es-MX" w:eastAsia="es-MX"/>
                </w:rPr>
                <w:t>1.3</w:t>
              </w:r>
            </w:ins>
          </w:p>
        </w:tc>
        <w:tc>
          <w:tcPr>
            <w:tcW w:w="1200" w:type="dxa"/>
            <w:tcBorders>
              <w:top w:val="nil"/>
              <w:left w:val="nil"/>
              <w:bottom w:val="single" w:sz="4" w:space="0" w:color="auto"/>
              <w:right w:val="single" w:sz="8" w:space="0" w:color="auto"/>
            </w:tcBorders>
            <w:noWrap/>
            <w:vAlign w:val="bottom"/>
            <w:hideMark/>
          </w:tcPr>
          <w:p w14:paraId="14380E8F" w14:textId="77777777" w:rsidR="00575661" w:rsidRDefault="00575661">
            <w:pPr>
              <w:spacing w:after="0" w:line="240" w:lineRule="auto"/>
              <w:jc w:val="center"/>
              <w:rPr>
                <w:ins w:id="61" w:author="Windows User" w:date="2023-03-29T09:53:00Z"/>
                <w:rFonts w:eastAsia="Times New Roman" w:cs="Times New Roman"/>
                <w:color w:val="000000"/>
                <w:lang w:val="es-MX" w:eastAsia="es-MX"/>
              </w:rPr>
            </w:pPr>
            <w:ins w:id="62" w:author="Windows User" w:date="2023-03-29T09:53:00Z">
              <w:r>
                <w:rPr>
                  <w:rFonts w:eastAsia="Times New Roman" w:cs="Times New Roman"/>
                  <w:color w:val="000000"/>
                  <w:lang w:val="es-MX" w:eastAsia="es-MX"/>
                </w:rPr>
                <w:t>1.3</w:t>
              </w:r>
            </w:ins>
          </w:p>
        </w:tc>
        <w:tc>
          <w:tcPr>
            <w:tcW w:w="1200" w:type="dxa"/>
            <w:noWrap/>
            <w:vAlign w:val="bottom"/>
            <w:hideMark/>
          </w:tcPr>
          <w:p w14:paraId="459333FA" w14:textId="77777777" w:rsidR="00575661" w:rsidRDefault="00575661">
            <w:pPr>
              <w:rPr>
                <w:ins w:id="63" w:author="Windows User" w:date="2023-03-29T09:53:00Z"/>
                <w:rFonts w:eastAsia="Times New Roman" w:cs="Times New Roman"/>
                <w:color w:val="000000"/>
                <w:lang w:val="es-MX" w:eastAsia="es-MX"/>
              </w:rPr>
            </w:pPr>
          </w:p>
        </w:tc>
        <w:tc>
          <w:tcPr>
            <w:tcW w:w="1200" w:type="dxa"/>
            <w:noWrap/>
            <w:vAlign w:val="bottom"/>
            <w:hideMark/>
          </w:tcPr>
          <w:p w14:paraId="3B3DE838" w14:textId="77777777" w:rsidR="00575661" w:rsidRDefault="00575661">
            <w:pPr>
              <w:spacing w:after="0"/>
              <w:rPr>
                <w:ins w:id="64" w:author="Windows User" w:date="2023-03-29T09:53:00Z"/>
                <w:sz w:val="20"/>
                <w:szCs w:val="20"/>
                <w:lang w:val="es-MX" w:eastAsia="es-MX"/>
              </w:rPr>
            </w:pPr>
          </w:p>
        </w:tc>
        <w:tc>
          <w:tcPr>
            <w:tcW w:w="1200" w:type="dxa"/>
            <w:noWrap/>
            <w:vAlign w:val="bottom"/>
            <w:hideMark/>
          </w:tcPr>
          <w:p w14:paraId="5102837C" w14:textId="77777777" w:rsidR="00575661" w:rsidRDefault="00575661">
            <w:pPr>
              <w:spacing w:after="0"/>
              <w:rPr>
                <w:ins w:id="65" w:author="Windows User" w:date="2023-03-29T09:53:00Z"/>
                <w:sz w:val="20"/>
                <w:szCs w:val="20"/>
                <w:lang w:val="es-MX" w:eastAsia="es-MX"/>
              </w:rPr>
            </w:pPr>
          </w:p>
        </w:tc>
        <w:tc>
          <w:tcPr>
            <w:tcW w:w="1200" w:type="dxa"/>
            <w:noWrap/>
            <w:vAlign w:val="bottom"/>
            <w:hideMark/>
          </w:tcPr>
          <w:p w14:paraId="687B0F66" w14:textId="77777777" w:rsidR="00575661" w:rsidRDefault="00575661">
            <w:pPr>
              <w:spacing w:after="0"/>
              <w:rPr>
                <w:ins w:id="66" w:author="Windows User" w:date="2023-03-29T09:53:00Z"/>
                <w:sz w:val="20"/>
                <w:szCs w:val="20"/>
                <w:lang w:val="es-MX" w:eastAsia="es-MX"/>
              </w:rPr>
            </w:pPr>
          </w:p>
        </w:tc>
      </w:tr>
      <w:tr w:rsidR="00575661" w14:paraId="33F61577" w14:textId="77777777" w:rsidTr="00575661">
        <w:trPr>
          <w:trHeight w:val="300"/>
          <w:ins w:id="67" w:author="Windows User" w:date="2023-03-29T09:53:00Z"/>
        </w:trPr>
        <w:tc>
          <w:tcPr>
            <w:tcW w:w="0" w:type="auto"/>
            <w:vMerge/>
            <w:tcBorders>
              <w:top w:val="nil"/>
              <w:left w:val="single" w:sz="8" w:space="0" w:color="auto"/>
              <w:bottom w:val="single" w:sz="4" w:space="0" w:color="000000"/>
              <w:right w:val="single" w:sz="4" w:space="0" w:color="auto"/>
            </w:tcBorders>
            <w:vAlign w:val="center"/>
            <w:hideMark/>
          </w:tcPr>
          <w:p w14:paraId="3A104B38" w14:textId="77777777" w:rsidR="00575661" w:rsidRDefault="00575661">
            <w:pPr>
              <w:spacing w:after="0"/>
              <w:rPr>
                <w:ins w:id="68"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1E227ACA" w14:textId="77777777" w:rsidR="00575661" w:rsidRDefault="00575661">
            <w:pPr>
              <w:spacing w:after="0"/>
              <w:rPr>
                <w:ins w:id="69"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2BCD49E3" w14:textId="77777777" w:rsidR="00575661" w:rsidRDefault="00575661">
            <w:pPr>
              <w:spacing w:after="0" w:line="240" w:lineRule="auto"/>
              <w:jc w:val="center"/>
              <w:rPr>
                <w:ins w:id="70" w:author="Windows User" w:date="2023-03-29T09:53:00Z"/>
                <w:rFonts w:eastAsia="Times New Roman" w:cs="Times New Roman"/>
                <w:color w:val="000000"/>
                <w:lang w:val="es-MX" w:eastAsia="es-MX"/>
              </w:rPr>
            </w:pPr>
            <w:ins w:id="71" w:author="Windows User" w:date="2023-03-29T09:53:00Z">
              <w:r>
                <w:rPr>
                  <w:rFonts w:eastAsia="Times New Roman" w:cs="Times New Roman"/>
                  <w:color w:val="000000"/>
                  <w:lang w:val="es-MX" w:eastAsia="es-MX"/>
                </w:rPr>
                <w:t>1.4</w:t>
              </w:r>
            </w:ins>
          </w:p>
        </w:tc>
        <w:tc>
          <w:tcPr>
            <w:tcW w:w="1200" w:type="dxa"/>
            <w:tcBorders>
              <w:top w:val="nil"/>
              <w:left w:val="nil"/>
              <w:bottom w:val="single" w:sz="4" w:space="0" w:color="auto"/>
              <w:right w:val="single" w:sz="8" w:space="0" w:color="auto"/>
            </w:tcBorders>
            <w:noWrap/>
            <w:vAlign w:val="bottom"/>
            <w:hideMark/>
          </w:tcPr>
          <w:p w14:paraId="7D984D46" w14:textId="77777777" w:rsidR="00575661" w:rsidRDefault="00575661">
            <w:pPr>
              <w:spacing w:after="0" w:line="240" w:lineRule="auto"/>
              <w:jc w:val="center"/>
              <w:rPr>
                <w:ins w:id="72" w:author="Windows User" w:date="2023-03-29T09:53:00Z"/>
                <w:rFonts w:eastAsia="Times New Roman" w:cs="Times New Roman"/>
                <w:color w:val="000000"/>
                <w:lang w:val="es-MX" w:eastAsia="es-MX"/>
              </w:rPr>
            </w:pPr>
            <w:ins w:id="73" w:author="Windows User" w:date="2023-03-29T09:53:00Z">
              <w:r>
                <w:rPr>
                  <w:rFonts w:eastAsia="Times New Roman" w:cs="Times New Roman"/>
                  <w:color w:val="000000"/>
                  <w:lang w:val="es-MX" w:eastAsia="es-MX"/>
                </w:rPr>
                <w:t>1.4</w:t>
              </w:r>
            </w:ins>
          </w:p>
        </w:tc>
        <w:tc>
          <w:tcPr>
            <w:tcW w:w="1200" w:type="dxa"/>
            <w:noWrap/>
            <w:vAlign w:val="bottom"/>
            <w:hideMark/>
          </w:tcPr>
          <w:p w14:paraId="56D95F07" w14:textId="77777777" w:rsidR="00575661" w:rsidRDefault="00575661">
            <w:pPr>
              <w:rPr>
                <w:ins w:id="74" w:author="Windows User" w:date="2023-03-29T09:53:00Z"/>
                <w:rFonts w:eastAsia="Times New Roman" w:cs="Times New Roman"/>
                <w:color w:val="000000"/>
                <w:lang w:val="es-MX" w:eastAsia="es-MX"/>
              </w:rPr>
            </w:pPr>
          </w:p>
        </w:tc>
        <w:tc>
          <w:tcPr>
            <w:tcW w:w="1200" w:type="dxa"/>
            <w:noWrap/>
            <w:vAlign w:val="bottom"/>
            <w:hideMark/>
          </w:tcPr>
          <w:p w14:paraId="6C1F7F42" w14:textId="77777777" w:rsidR="00575661" w:rsidRDefault="00575661">
            <w:pPr>
              <w:spacing w:after="0"/>
              <w:rPr>
                <w:ins w:id="75" w:author="Windows User" w:date="2023-03-29T09:53:00Z"/>
                <w:sz w:val="20"/>
                <w:szCs w:val="20"/>
                <w:lang w:val="es-MX" w:eastAsia="es-MX"/>
              </w:rPr>
            </w:pPr>
          </w:p>
        </w:tc>
        <w:tc>
          <w:tcPr>
            <w:tcW w:w="1200" w:type="dxa"/>
            <w:noWrap/>
            <w:vAlign w:val="bottom"/>
            <w:hideMark/>
          </w:tcPr>
          <w:p w14:paraId="0F620083" w14:textId="77777777" w:rsidR="00575661" w:rsidRDefault="00575661">
            <w:pPr>
              <w:spacing w:after="0"/>
              <w:rPr>
                <w:ins w:id="76" w:author="Windows User" w:date="2023-03-29T09:53:00Z"/>
                <w:sz w:val="20"/>
                <w:szCs w:val="20"/>
                <w:lang w:val="es-MX" w:eastAsia="es-MX"/>
              </w:rPr>
            </w:pPr>
          </w:p>
        </w:tc>
        <w:tc>
          <w:tcPr>
            <w:tcW w:w="1200" w:type="dxa"/>
            <w:noWrap/>
            <w:vAlign w:val="bottom"/>
            <w:hideMark/>
          </w:tcPr>
          <w:p w14:paraId="3DBA6D0B" w14:textId="77777777" w:rsidR="00575661" w:rsidRDefault="00575661">
            <w:pPr>
              <w:spacing w:after="0"/>
              <w:rPr>
                <w:ins w:id="77" w:author="Windows User" w:date="2023-03-29T09:53:00Z"/>
                <w:sz w:val="20"/>
                <w:szCs w:val="20"/>
                <w:lang w:val="es-MX" w:eastAsia="es-MX"/>
              </w:rPr>
            </w:pPr>
          </w:p>
        </w:tc>
      </w:tr>
      <w:tr w:rsidR="00575661" w14:paraId="08B8D00F" w14:textId="77777777" w:rsidTr="00575661">
        <w:trPr>
          <w:trHeight w:val="300"/>
          <w:ins w:id="78" w:author="Windows User" w:date="2023-03-29T09:53:00Z"/>
        </w:trPr>
        <w:tc>
          <w:tcPr>
            <w:tcW w:w="1200" w:type="dxa"/>
            <w:vMerge w:val="restart"/>
            <w:tcBorders>
              <w:top w:val="nil"/>
              <w:left w:val="single" w:sz="8" w:space="0" w:color="auto"/>
              <w:bottom w:val="single" w:sz="4" w:space="0" w:color="000000"/>
              <w:right w:val="single" w:sz="4" w:space="0" w:color="auto"/>
            </w:tcBorders>
            <w:vAlign w:val="center"/>
            <w:hideMark/>
          </w:tcPr>
          <w:p w14:paraId="02A2413D" w14:textId="77777777" w:rsidR="00575661" w:rsidRDefault="00575661">
            <w:pPr>
              <w:spacing w:after="0" w:line="240" w:lineRule="auto"/>
              <w:jc w:val="center"/>
              <w:rPr>
                <w:ins w:id="79" w:author="Windows User" w:date="2023-03-29T09:53:00Z"/>
                <w:rFonts w:eastAsia="Times New Roman" w:cs="Times New Roman"/>
                <w:color w:val="000000"/>
                <w:sz w:val="14"/>
                <w:szCs w:val="14"/>
                <w:lang w:val="es-MX" w:eastAsia="es-MX"/>
              </w:rPr>
            </w:pPr>
            <w:ins w:id="80" w:author="Windows User" w:date="2023-03-29T09:53:00Z">
              <w:r>
                <w:rPr>
                  <w:rFonts w:eastAsia="Times New Roman" w:cs="Times New Roman"/>
                  <w:color w:val="000000"/>
                  <w:sz w:val="14"/>
                  <w:szCs w:val="14"/>
                  <w:lang w:val="es-MX" w:eastAsia="es-MX"/>
                </w:rPr>
                <w:t>SISTEMAS INTEGRADOS DE TRASNPORTE PÚBLICO</w:t>
              </w:r>
            </w:ins>
          </w:p>
        </w:tc>
        <w:tc>
          <w:tcPr>
            <w:tcW w:w="1200" w:type="dxa"/>
            <w:vMerge w:val="restart"/>
            <w:tcBorders>
              <w:top w:val="nil"/>
              <w:left w:val="single" w:sz="4" w:space="0" w:color="auto"/>
              <w:bottom w:val="single" w:sz="4" w:space="0" w:color="000000"/>
              <w:right w:val="single" w:sz="4" w:space="0" w:color="auto"/>
            </w:tcBorders>
            <w:noWrap/>
            <w:vAlign w:val="center"/>
            <w:hideMark/>
          </w:tcPr>
          <w:p w14:paraId="25AD6DD2" w14:textId="77777777" w:rsidR="00575661" w:rsidRDefault="00575661">
            <w:pPr>
              <w:spacing w:after="0" w:line="240" w:lineRule="auto"/>
              <w:jc w:val="center"/>
              <w:rPr>
                <w:ins w:id="81" w:author="Windows User" w:date="2023-03-29T09:53:00Z"/>
                <w:rFonts w:eastAsia="Times New Roman" w:cs="Times New Roman"/>
                <w:color w:val="000000"/>
                <w:lang w:val="es-MX" w:eastAsia="es-MX"/>
              </w:rPr>
            </w:pPr>
            <w:ins w:id="82" w:author="Windows User" w:date="2023-03-29T09:53:00Z">
              <w:r>
                <w:rPr>
                  <w:rFonts w:eastAsia="Times New Roman" w:cs="Times New Roman"/>
                  <w:color w:val="000000"/>
                  <w:lang w:val="es-MX" w:eastAsia="es-MX"/>
                </w:rPr>
                <w:t>1</w:t>
              </w:r>
            </w:ins>
          </w:p>
        </w:tc>
        <w:tc>
          <w:tcPr>
            <w:tcW w:w="1400" w:type="dxa"/>
            <w:tcBorders>
              <w:top w:val="nil"/>
              <w:left w:val="nil"/>
              <w:bottom w:val="single" w:sz="4" w:space="0" w:color="auto"/>
              <w:right w:val="single" w:sz="4" w:space="0" w:color="auto"/>
            </w:tcBorders>
            <w:noWrap/>
            <w:vAlign w:val="bottom"/>
            <w:hideMark/>
          </w:tcPr>
          <w:p w14:paraId="095ACEA9" w14:textId="77777777" w:rsidR="00575661" w:rsidRDefault="00575661">
            <w:pPr>
              <w:spacing w:after="0" w:line="240" w:lineRule="auto"/>
              <w:jc w:val="center"/>
              <w:rPr>
                <w:ins w:id="83" w:author="Windows User" w:date="2023-03-29T09:53:00Z"/>
                <w:rFonts w:eastAsia="Times New Roman" w:cs="Times New Roman"/>
                <w:color w:val="000000"/>
                <w:lang w:val="es-MX" w:eastAsia="es-MX"/>
              </w:rPr>
            </w:pPr>
            <w:ins w:id="84" w:author="Windows User" w:date="2023-03-29T09:53:00Z">
              <w:r>
                <w:rPr>
                  <w:rFonts w:eastAsia="Times New Roman" w:cs="Times New Roman"/>
                  <w:color w:val="000000"/>
                  <w:lang w:val="es-MX" w:eastAsia="es-MX"/>
                </w:rPr>
                <w:t>1.1</w:t>
              </w:r>
            </w:ins>
          </w:p>
        </w:tc>
        <w:tc>
          <w:tcPr>
            <w:tcW w:w="1200" w:type="dxa"/>
            <w:vMerge w:val="restart"/>
            <w:tcBorders>
              <w:top w:val="nil"/>
              <w:left w:val="single" w:sz="4" w:space="0" w:color="auto"/>
              <w:bottom w:val="single" w:sz="4" w:space="0" w:color="000000"/>
              <w:right w:val="single" w:sz="8" w:space="0" w:color="auto"/>
            </w:tcBorders>
            <w:hideMark/>
          </w:tcPr>
          <w:p w14:paraId="7BB6EACE" w14:textId="77777777" w:rsidR="00575661" w:rsidRDefault="00575661">
            <w:pPr>
              <w:spacing w:after="0" w:line="240" w:lineRule="auto"/>
              <w:jc w:val="center"/>
              <w:rPr>
                <w:ins w:id="85" w:author="Windows User" w:date="2023-03-29T09:53:00Z"/>
                <w:rFonts w:eastAsia="Times New Roman" w:cs="Times New Roman"/>
                <w:color w:val="000000"/>
                <w:sz w:val="18"/>
                <w:szCs w:val="18"/>
                <w:lang w:val="es-MX" w:eastAsia="es-MX"/>
              </w:rPr>
            </w:pPr>
            <w:ins w:id="86" w:author="Windows User" w:date="2023-03-29T09:53:00Z">
              <w:r>
                <w:rPr>
                  <w:rFonts w:eastAsia="Times New Roman" w:cs="Times New Roman"/>
                  <w:color w:val="000000"/>
                  <w:sz w:val="18"/>
                  <w:szCs w:val="18"/>
                  <w:lang w:val="es-MX" w:eastAsia="es-MX"/>
                </w:rPr>
                <w:t>8 LA, todas codificadas a la estrategia 1.1</w:t>
              </w:r>
            </w:ins>
          </w:p>
        </w:tc>
        <w:tc>
          <w:tcPr>
            <w:tcW w:w="1200" w:type="dxa"/>
            <w:vMerge w:val="restart"/>
            <w:tcBorders>
              <w:top w:val="nil"/>
              <w:left w:val="single" w:sz="8" w:space="0" w:color="auto"/>
              <w:bottom w:val="nil"/>
              <w:right w:val="nil"/>
            </w:tcBorders>
            <w:vAlign w:val="center"/>
            <w:hideMark/>
          </w:tcPr>
          <w:p w14:paraId="335AD0A1" w14:textId="77777777" w:rsidR="00575661" w:rsidRDefault="00575661">
            <w:pPr>
              <w:spacing w:after="0" w:line="240" w:lineRule="auto"/>
              <w:jc w:val="right"/>
              <w:rPr>
                <w:ins w:id="87" w:author="Windows User" w:date="2023-03-29T09:53:00Z"/>
                <w:rFonts w:eastAsia="Times New Roman" w:cs="Times New Roman"/>
                <w:color w:val="000000"/>
                <w:sz w:val="40"/>
                <w:szCs w:val="40"/>
                <w:lang w:val="es-MX" w:eastAsia="es-MX"/>
              </w:rPr>
            </w:pPr>
            <w:ins w:id="88" w:author="Windows User" w:date="2023-03-29T09:53:00Z">
              <w:r>
                <w:rPr>
                  <w:rFonts w:eastAsia="Times New Roman" w:cs="Times New Roman"/>
                  <w:color w:val="000000"/>
                  <w:sz w:val="40"/>
                  <w:szCs w:val="40"/>
                  <w:lang w:val="es-MX" w:eastAsia="es-MX"/>
                </w:rPr>
                <w:t>¿</w:t>
              </w:r>
            </w:ins>
          </w:p>
        </w:tc>
        <w:tc>
          <w:tcPr>
            <w:tcW w:w="1200" w:type="dxa"/>
            <w:vMerge w:val="restart"/>
            <w:vAlign w:val="bottom"/>
            <w:hideMark/>
          </w:tcPr>
          <w:p w14:paraId="3E028AA1" w14:textId="77777777" w:rsidR="00575661" w:rsidRDefault="00575661">
            <w:pPr>
              <w:spacing w:after="0" w:line="240" w:lineRule="auto"/>
              <w:jc w:val="center"/>
              <w:rPr>
                <w:ins w:id="89" w:author="Windows User" w:date="2023-03-29T09:53:00Z"/>
                <w:rFonts w:eastAsia="Times New Roman" w:cs="Times New Roman"/>
                <w:color w:val="000000"/>
                <w:lang w:val="es-MX" w:eastAsia="es-MX"/>
              </w:rPr>
            </w:pPr>
            <w:ins w:id="90" w:author="Windows User" w:date="2023-03-29T09:53:00Z">
              <w:r>
                <w:rPr>
                  <w:rFonts w:eastAsia="Times New Roman" w:cs="Times New Roman"/>
                  <w:color w:val="000000"/>
                  <w:lang w:val="es-MX" w:eastAsia="es-MX"/>
                </w:rPr>
                <w:t>1.1.1</w:t>
              </w:r>
              <w:r>
                <w:rPr>
                  <w:rFonts w:eastAsia="Times New Roman" w:cs="Times New Roman"/>
                  <w:color w:val="000000"/>
                  <w:lang w:val="es-MX" w:eastAsia="es-MX"/>
                </w:rPr>
                <w:br/>
                <w:t>1.1.2</w:t>
              </w:r>
              <w:r>
                <w:rPr>
                  <w:rFonts w:eastAsia="Times New Roman" w:cs="Times New Roman"/>
                  <w:color w:val="000000"/>
                  <w:lang w:val="es-MX" w:eastAsia="es-MX"/>
                </w:rPr>
                <w:br/>
                <w:t>1.1.3</w:t>
              </w:r>
              <w:r>
                <w:rPr>
                  <w:rFonts w:eastAsia="Times New Roman" w:cs="Times New Roman"/>
                  <w:color w:val="000000"/>
                  <w:lang w:val="es-MX" w:eastAsia="es-MX"/>
                </w:rPr>
                <w:br/>
                <w:t>1.1.4</w:t>
              </w:r>
            </w:ins>
          </w:p>
        </w:tc>
        <w:tc>
          <w:tcPr>
            <w:tcW w:w="1200" w:type="dxa"/>
            <w:vMerge w:val="restart"/>
            <w:vAlign w:val="bottom"/>
            <w:hideMark/>
          </w:tcPr>
          <w:p w14:paraId="028D09AD" w14:textId="77777777" w:rsidR="00575661" w:rsidRDefault="00575661">
            <w:pPr>
              <w:spacing w:after="0" w:line="240" w:lineRule="auto"/>
              <w:jc w:val="center"/>
              <w:rPr>
                <w:ins w:id="91" w:author="Windows User" w:date="2023-03-29T09:53:00Z"/>
                <w:rFonts w:eastAsia="Times New Roman" w:cs="Times New Roman"/>
                <w:color w:val="000000"/>
                <w:lang w:val="es-MX" w:eastAsia="es-MX"/>
              </w:rPr>
            </w:pPr>
            <w:ins w:id="92" w:author="Windows User" w:date="2023-03-29T09:53:00Z">
              <w:r>
                <w:rPr>
                  <w:rFonts w:eastAsia="Times New Roman" w:cs="Times New Roman"/>
                  <w:color w:val="000000"/>
                  <w:lang w:val="es-MX" w:eastAsia="es-MX"/>
                </w:rPr>
                <w:t>1.1.5</w:t>
              </w:r>
              <w:r>
                <w:rPr>
                  <w:rFonts w:eastAsia="Times New Roman" w:cs="Times New Roman"/>
                  <w:color w:val="000000"/>
                  <w:lang w:val="es-MX" w:eastAsia="es-MX"/>
                </w:rPr>
                <w:br/>
                <w:t>1.1.6</w:t>
              </w:r>
              <w:r>
                <w:rPr>
                  <w:rFonts w:eastAsia="Times New Roman" w:cs="Times New Roman"/>
                  <w:color w:val="000000"/>
                  <w:lang w:val="es-MX" w:eastAsia="es-MX"/>
                </w:rPr>
                <w:br/>
                <w:t>1.1.7</w:t>
              </w:r>
              <w:r>
                <w:rPr>
                  <w:rFonts w:eastAsia="Times New Roman" w:cs="Times New Roman"/>
                  <w:color w:val="000000"/>
                  <w:lang w:val="es-MX" w:eastAsia="es-MX"/>
                </w:rPr>
                <w:br/>
                <w:t>1.1.8</w:t>
              </w:r>
            </w:ins>
          </w:p>
        </w:tc>
        <w:tc>
          <w:tcPr>
            <w:tcW w:w="1200" w:type="dxa"/>
            <w:vMerge w:val="restart"/>
            <w:noWrap/>
            <w:vAlign w:val="center"/>
            <w:hideMark/>
          </w:tcPr>
          <w:p w14:paraId="77B8D463" w14:textId="77777777" w:rsidR="00575661" w:rsidRDefault="00575661">
            <w:pPr>
              <w:spacing w:after="0" w:line="240" w:lineRule="auto"/>
              <w:rPr>
                <w:ins w:id="93" w:author="Windows User" w:date="2023-03-29T09:53:00Z"/>
                <w:rFonts w:eastAsia="Times New Roman" w:cs="Times New Roman"/>
                <w:color w:val="000000"/>
                <w:sz w:val="40"/>
                <w:szCs w:val="40"/>
                <w:lang w:val="es-MX" w:eastAsia="es-MX"/>
              </w:rPr>
            </w:pPr>
            <w:ins w:id="94" w:author="Windows User" w:date="2023-03-29T09:53:00Z">
              <w:r>
                <w:rPr>
                  <w:rFonts w:eastAsia="Times New Roman" w:cs="Times New Roman"/>
                  <w:color w:val="000000"/>
                  <w:sz w:val="40"/>
                  <w:szCs w:val="40"/>
                  <w:lang w:val="es-MX" w:eastAsia="es-MX"/>
                </w:rPr>
                <w:t>?</w:t>
              </w:r>
            </w:ins>
          </w:p>
        </w:tc>
      </w:tr>
      <w:tr w:rsidR="00575661" w14:paraId="2F2B596D" w14:textId="77777777" w:rsidTr="00575661">
        <w:trPr>
          <w:trHeight w:val="300"/>
          <w:ins w:id="95" w:author="Windows User" w:date="2023-03-29T09:53:00Z"/>
        </w:trPr>
        <w:tc>
          <w:tcPr>
            <w:tcW w:w="0" w:type="auto"/>
            <w:vMerge/>
            <w:tcBorders>
              <w:top w:val="nil"/>
              <w:left w:val="single" w:sz="8" w:space="0" w:color="auto"/>
              <w:bottom w:val="single" w:sz="4" w:space="0" w:color="000000"/>
              <w:right w:val="single" w:sz="4" w:space="0" w:color="auto"/>
            </w:tcBorders>
            <w:vAlign w:val="center"/>
            <w:hideMark/>
          </w:tcPr>
          <w:p w14:paraId="35127DD5" w14:textId="77777777" w:rsidR="00575661" w:rsidRDefault="00575661">
            <w:pPr>
              <w:spacing w:after="0"/>
              <w:rPr>
                <w:ins w:id="96"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21721891" w14:textId="77777777" w:rsidR="00575661" w:rsidRDefault="00575661">
            <w:pPr>
              <w:spacing w:after="0"/>
              <w:rPr>
                <w:ins w:id="97"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31253164" w14:textId="77777777" w:rsidR="00575661" w:rsidRDefault="00575661">
            <w:pPr>
              <w:spacing w:after="0" w:line="240" w:lineRule="auto"/>
              <w:jc w:val="center"/>
              <w:rPr>
                <w:ins w:id="98" w:author="Windows User" w:date="2023-03-29T09:53:00Z"/>
                <w:rFonts w:eastAsia="Times New Roman" w:cs="Times New Roman"/>
                <w:color w:val="000000"/>
                <w:lang w:val="es-MX" w:eastAsia="es-MX"/>
              </w:rPr>
            </w:pPr>
            <w:ins w:id="99" w:author="Windows User" w:date="2023-03-29T09:53:00Z">
              <w:r>
                <w:rPr>
                  <w:rFonts w:eastAsia="Times New Roman" w:cs="Times New Roman"/>
                  <w:color w:val="000000"/>
                  <w:lang w:val="es-MX" w:eastAsia="es-MX"/>
                </w:rPr>
                <w:t>1.2</w:t>
              </w:r>
            </w:ins>
          </w:p>
        </w:tc>
        <w:tc>
          <w:tcPr>
            <w:tcW w:w="0" w:type="auto"/>
            <w:vMerge/>
            <w:tcBorders>
              <w:top w:val="nil"/>
              <w:left w:val="single" w:sz="4" w:space="0" w:color="auto"/>
              <w:bottom w:val="single" w:sz="4" w:space="0" w:color="000000"/>
              <w:right w:val="single" w:sz="8" w:space="0" w:color="auto"/>
            </w:tcBorders>
            <w:vAlign w:val="center"/>
            <w:hideMark/>
          </w:tcPr>
          <w:p w14:paraId="7AE4A470" w14:textId="77777777" w:rsidR="00575661" w:rsidRDefault="00575661">
            <w:pPr>
              <w:spacing w:after="0"/>
              <w:rPr>
                <w:ins w:id="100" w:author="Windows User" w:date="2023-03-29T09:53:00Z"/>
                <w:rFonts w:eastAsia="Times New Roman" w:cs="Times New Roman"/>
                <w:color w:val="000000"/>
                <w:sz w:val="18"/>
                <w:szCs w:val="18"/>
                <w:lang w:val="es-MX" w:eastAsia="es-MX"/>
              </w:rPr>
            </w:pPr>
          </w:p>
        </w:tc>
        <w:tc>
          <w:tcPr>
            <w:tcW w:w="0" w:type="auto"/>
            <w:vMerge/>
            <w:tcBorders>
              <w:top w:val="nil"/>
              <w:left w:val="single" w:sz="8" w:space="0" w:color="auto"/>
              <w:bottom w:val="nil"/>
              <w:right w:val="nil"/>
            </w:tcBorders>
            <w:vAlign w:val="center"/>
            <w:hideMark/>
          </w:tcPr>
          <w:p w14:paraId="30855818" w14:textId="77777777" w:rsidR="00575661" w:rsidRDefault="00575661">
            <w:pPr>
              <w:spacing w:after="0"/>
              <w:rPr>
                <w:ins w:id="101" w:author="Windows User" w:date="2023-03-29T09:53:00Z"/>
                <w:rFonts w:eastAsia="Times New Roman" w:cs="Times New Roman"/>
                <w:color w:val="000000"/>
                <w:sz w:val="40"/>
                <w:szCs w:val="40"/>
                <w:lang w:val="es-MX" w:eastAsia="es-MX"/>
              </w:rPr>
            </w:pPr>
          </w:p>
        </w:tc>
        <w:tc>
          <w:tcPr>
            <w:tcW w:w="0" w:type="auto"/>
            <w:vMerge/>
            <w:vAlign w:val="center"/>
            <w:hideMark/>
          </w:tcPr>
          <w:p w14:paraId="069170DB" w14:textId="77777777" w:rsidR="00575661" w:rsidRDefault="00575661">
            <w:pPr>
              <w:spacing w:after="0"/>
              <w:rPr>
                <w:ins w:id="102" w:author="Windows User" w:date="2023-03-29T09:53:00Z"/>
                <w:rFonts w:eastAsia="Times New Roman" w:cs="Times New Roman"/>
                <w:color w:val="000000"/>
                <w:lang w:val="es-MX" w:eastAsia="es-MX"/>
              </w:rPr>
            </w:pPr>
          </w:p>
        </w:tc>
        <w:tc>
          <w:tcPr>
            <w:tcW w:w="0" w:type="auto"/>
            <w:vMerge/>
            <w:vAlign w:val="center"/>
            <w:hideMark/>
          </w:tcPr>
          <w:p w14:paraId="14A336C3" w14:textId="77777777" w:rsidR="00575661" w:rsidRDefault="00575661">
            <w:pPr>
              <w:spacing w:after="0"/>
              <w:rPr>
                <w:ins w:id="103" w:author="Windows User" w:date="2023-03-29T09:53:00Z"/>
                <w:rFonts w:eastAsia="Times New Roman" w:cs="Times New Roman"/>
                <w:color w:val="000000"/>
                <w:lang w:val="es-MX" w:eastAsia="es-MX"/>
              </w:rPr>
            </w:pPr>
          </w:p>
        </w:tc>
        <w:tc>
          <w:tcPr>
            <w:tcW w:w="0" w:type="auto"/>
            <w:vMerge/>
            <w:vAlign w:val="center"/>
            <w:hideMark/>
          </w:tcPr>
          <w:p w14:paraId="547888F7" w14:textId="77777777" w:rsidR="00575661" w:rsidRDefault="00575661">
            <w:pPr>
              <w:spacing w:after="0"/>
              <w:rPr>
                <w:ins w:id="104" w:author="Windows User" w:date="2023-03-29T09:53:00Z"/>
                <w:rFonts w:eastAsia="Times New Roman" w:cs="Times New Roman"/>
                <w:color w:val="000000"/>
                <w:sz w:val="40"/>
                <w:szCs w:val="40"/>
                <w:lang w:val="es-MX" w:eastAsia="es-MX"/>
              </w:rPr>
            </w:pPr>
          </w:p>
        </w:tc>
      </w:tr>
      <w:tr w:rsidR="00575661" w14:paraId="32DAA6F3" w14:textId="77777777" w:rsidTr="00575661">
        <w:trPr>
          <w:trHeight w:val="300"/>
          <w:ins w:id="105" w:author="Windows User" w:date="2023-03-29T09:53:00Z"/>
        </w:trPr>
        <w:tc>
          <w:tcPr>
            <w:tcW w:w="0" w:type="auto"/>
            <w:vMerge/>
            <w:tcBorders>
              <w:top w:val="nil"/>
              <w:left w:val="single" w:sz="8" w:space="0" w:color="auto"/>
              <w:bottom w:val="single" w:sz="4" w:space="0" w:color="000000"/>
              <w:right w:val="single" w:sz="4" w:space="0" w:color="auto"/>
            </w:tcBorders>
            <w:vAlign w:val="center"/>
            <w:hideMark/>
          </w:tcPr>
          <w:p w14:paraId="2D128171" w14:textId="77777777" w:rsidR="00575661" w:rsidRDefault="00575661">
            <w:pPr>
              <w:spacing w:after="0"/>
              <w:rPr>
                <w:ins w:id="106"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39FC9388" w14:textId="77777777" w:rsidR="00575661" w:rsidRDefault="00575661">
            <w:pPr>
              <w:spacing w:after="0"/>
              <w:rPr>
                <w:ins w:id="107"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29B4AD30" w14:textId="77777777" w:rsidR="00575661" w:rsidRDefault="00575661">
            <w:pPr>
              <w:spacing w:after="0" w:line="240" w:lineRule="auto"/>
              <w:jc w:val="center"/>
              <w:rPr>
                <w:ins w:id="108" w:author="Windows User" w:date="2023-03-29T09:53:00Z"/>
                <w:rFonts w:eastAsia="Times New Roman" w:cs="Times New Roman"/>
                <w:color w:val="000000"/>
                <w:lang w:val="es-MX" w:eastAsia="es-MX"/>
              </w:rPr>
            </w:pPr>
            <w:ins w:id="109" w:author="Windows User" w:date="2023-03-29T09:53:00Z">
              <w:r>
                <w:rPr>
                  <w:rFonts w:eastAsia="Times New Roman" w:cs="Times New Roman"/>
                  <w:color w:val="000000"/>
                  <w:lang w:val="es-MX" w:eastAsia="es-MX"/>
                </w:rPr>
                <w:t>1.3</w:t>
              </w:r>
            </w:ins>
          </w:p>
        </w:tc>
        <w:tc>
          <w:tcPr>
            <w:tcW w:w="0" w:type="auto"/>
            <w:vMerge/>
            <w:tcBorders>
              <w:top w:val="nil"/>
              <w:left w:val="single" w:sz="4" w:space="0" w:color="auto"/>
              <w:bottom w:val="single" w:sz="4" w:space="0" w:color="000000"/>
              <w:right w:val="single" w:sz="8" w:space="0" w:color="auto"/>
            </w:tcBorders>
            <w:vAlign w:val="center"/>
            <w:hideMark/>
          </w:tcPr>
          <w:p w14:paraId="1364C9AE" w14:textId="77777777" w:rsidR="00575661" w:rsidRDefault="00575661">
            <w:pPr>
              <w:spacing w:after="0"/>
              <w:rPr>
                <w:ins w:id="110" w:author="Windows User" w:date="2023-03-29T09:53:00Z"/>
                <w:rFonts w:eastAsia="Times New Roman" w:cs="Times New Roman"/>
                <w:color w:val="000000"/>
                <w:sz w:val="18"/>
                <w:szCs w:val="18"/>
                <w:lang w:val="es-MX" w:eastAsia="es-MX"/>
              </w:rPr>
            </w:pPr>
          </w:p>
        </w:tc>
        <w:tc>
          <w:tcPr>
            <w:tcW w:w="0" w:type="auto"/>
            <w:vMerge/>
            <w:tcBorders>
              <w:top w:val="nil"/>
              <w:left w:val="single" w:sz="8" w:space="0" w:color="auto"/>
              <w:bottom w:val="nil"/>
              <w:right w:val="nil"/>
            </w:tcBorders>
            <w:vAlign w:val="center"/>
            <w:hideMark/>
          </w:tcPr>
          <w:p w14:paraId="1C99D761" w14:textId="77777777" w:rsidR="00575661" w:rsidRDefault="00575661">
            <w:pPr>
              <w:spacing w:after="0"/>
              <w:rPr>
                <w:ins w:id="111" w:author="Windows User" w:date="2023-03-29T09:53:00Z"/>
                <w:rFonts w:eastAsia="Times New Roman" w:cs="Times New Roman"/>
                <w:color w:val="000000"/>
                <w:sz w:val="40"/>
                <w:szCs w:val="40"/>
                <w:lang w:val="es-MX" w:eastAsia="es-MX"/>
              </w:rPr>
            </w:pPr>
          </w:p>
        </w:tc>
        <w:tc>
          <w:tcPr>
            <w:tcW w:w="0" w:type="auto"/>
            <w:vMerge/>
            <w:vAlign w:val="center"/>
            <w:hideMark/>
          </w:tcPr>
          <w:p w14:paraId="54E85C6F" w14:textId="77777777" w:rsidR="00575661" w:rsidRDefault="00575661">
            <w:pPr>
              <w:spacing w:after="0"/>
              <w:rPr>
                <w:ins w:id="112" w:author="Windows User" w:date="2023-03-29T09:53:00Z"/>
                <w:rFonts w:eastAsia="Times New Roman" w:cs="Times New Roman"/>
                <w:color w:val="000000"/>
                <w:lang w:val="es-MX" w:eastAsia="es-MX"/>
              </w:rPr>
            </w:pPr>
          </w:p>
        </w:tc>
        <w:tc>
          <w:tcPr>
            <w:tcW w:w="0" w:type="auto"/>
            <w:vMerge/>
            <w:vAlign w:val="center"/>
            <w:hideMark/>
          </w:tcPr>
          <w:p w14:paraId="712EF101" w14:textId="77777777" w:rsidR="00575661" w:rsidRDefault="00575661">
            <w:pPr>
              <w:spacing w:after="0"/>
              <w:rPr>
                <w:ins w:id="113" w:author="Windows User" w:date="2023-03-29T09:53:00Z"/>
                <w:rFonts w:eastAsia="Times New Roman" w:cs="Times New Roman"/>
                <w:color w:val="000000"/>
                <w:lang w:val="es-MX" w:eastAsia="es-MX"/>
              </w:rPr>
            </w:pPr>
          </w:p>
        </w:tc>
        <w:tc>
          <w:tcPr>
            <w:tcW w:w="0" w:type="auto"/>
            <w:vMerge/>
            <w:vAlign w:val="center"/>
            <w:hideMark/>
          </w:tcPr>
          <w:p w14:paraId="30E095AC" w14:textId="77777777" w:rsidR="00575661" w:rsidRDefault="00575661">
            <w:pPr>
              <w:spacing w:after="0"/>
              <w:rPr>
                <w:ins w:id="114" w:author="Windows User" w:date="2023-03-29T09:53:00Z"/>
                <w:rFonts w:eastAsia="Times New Roman" w:cs="Times New Roman"/>
                <w:color w:val="000000"/>
                <w:sz w:val="40"/>
                <w:szCs w:val="40"/>
                <w:lang w:val="es-MX" w:eastAsia="es-MX"/>
              </w:rPr>
            </w:pPr>
          </w:p>
        </w:tc>
      </w:tr>
      <w:tr w:rsidR="00575661" w14:paraId="65F0B23A" w14:textId="77777777" w:rsidTr="00575661">
        <w:trPr>
          <w:trHeight w:val="300"/>
          <w:ins w:id="115" w:author="Windows User" w:date="2023-03-29T09:53:00Z"/>
        </w:trPr>
        <w:tc>
          <w:tcPr>
            <w:tcW w:w="0" w:type="auto"/>
            <w:vMerge/>
            <w:tcBorders>
              <w:top w:val="nil"/>
              <w:left w:val="single" w:sz="8" w:space="0" w:color="auto"/>
              <w:bottom w:val="single" w:sz="4" w:space="0" w:color="000000"/>
              <w:right w:val="single" w:sz="4" w:space="0" w:color="auto"/>
            </w:tcBorders>
            <w:vAlign w:val="center"/>
            <w:hideMark/>
          </w:tcPr>
          <w:p w14:paraId="09438C5A" w14:textId="77777777" w:rsidR="00575661" w:rsidRDefault="00575661">
            <w:pPr>
              <w:spacing w:after="0"/>
              <w:rPr>
                <w:ins w:id="116"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7F6C0486" w14:textId="77777777" w:rsidR="00575661" w:rsidRDefault="00575661">
            <w:pPr>
              <w:spacing w:after="0"/>
              <w:rPr>
                <w:ins w:id="117"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6DF692D8" w14:textId="77777777" w:rsidR="00575661" w:rsidRDefault="00575661">
            <w:pPr>
              <w:spacing w:after="0" w:line="240" w:lineRule="auto"/>
              <w:jc w:val="center"/>
              <w:rPr>
                <w:ins w:id="118" w:author="Windows User" w:date="2023-03-29T09:53:00Z"/>
                <w:rFonts w:eastAsia="Times New Roman" w:cs="Times New Roman"/>
                <w:color w:val="000000"/>
                <w:lang w:val="es-MX" w:eastAsia="es-MX"/>
              </w:rPr>
            </w:pPr>
            <w:ins w:id="119" w:author="Windows User" w:date="2023-03-29T09:53:00Z">
              <w:r>
                <w:rPr>
                  <w:rFonts w:eastAsia="Times New Roman" w:cs="Times New Roman"/>
                  <w:color w:val="000000"/>
                  <w:lang w:val="es-MX" w:eastAsia="es-MX"/>
                </w:rPr>
                <w:t>1.4</w:t>
              </w:r>
            </w:ins>
          </w:p>
        </w:tc>
        <w:tc>
          <w:tcPr>
            <w:tcW w:w="0" w:type="auto"/>
            <w:vMerge/>
            <w:tcBorders>
              <w:top w:val="nil"/>
              <w:left w:val="single" w:sz="4" w:space="0" w:color="auto"/>
              <w:bottom w:val="single" w:sz="4" w:space="0" w:color="000000"/>
              <w:right w:val="single" w:sz="8" w:space="0" w:color="auto"/>
            </w:tcBorders>
            <w:vAlign w:val="center"/>
            <w:hideMark/>
          </w:tcPr>
          <w:p w14:paraId="276C6693" w14:textId="77777777" w:rsidR="00575661" w:rsidRDefault="00575661">
            <w:pPr>
              <w:spacing w:after="0"/>
              <w:rPr>
                <w:ins w:id="120" w:author="Windows User" w:date="2023-03-29T09:53:00Z"/>
                <w:rFonts w:eastAsia="Times New Roman" w:cs="Times New Roman"/>
                <w:color w:val="000000"/>
                <w:sz w:val="18"/>
                <w:szCs w:val="18"/>
                <w:lang w:val="es-MX" w:eastAsia="es-MX"/>
              </w:rPr>
            </w:pPr>
          </w:p>
        </w:tc>
        <w:tc>
          <w:tcPr>
            <w:tcW w:w="0" w:type="auto"/>
            <w:vMerge/>
            <w:tcBorders>
              <w:top w:val="nil"/>
              <w:left w:val="single" w:sz="8" w:space="0" w:color="auto"/>
              <w:bottom w:val="nil"/>
              <w:right w:val="nil"/>
            </w:tcBorders>
            <w:vAlign w:val="center"/>
            <w:hideMark/>
          </w:tcPr>
          <w:p w14:paraId="04A7E3DB" w14:textId="77777777" w:rsidR="00575661" w:rsidRDefault="00575661">
            <w:pPr>
              <w:spacing w:after="0"/>
              <w:rPr>
                <w:ins w:id="121" w:author="Windows User" w:date="2023-03-29T09:53:00Z"/>
                <w:rFonts w:eastAsia="Times New Roman" w:cs="Times New Roman"/>
                <w:color w:val="000000"/>
                <w:sz w:val="40"/>
                <w:szCs w:val="40"/>
                <w:lang w:val="es-MX" w:eastAsia="es-MX"/>
              </w:rPr>
            </w:pPr>
          </w:p>
        </w:tc>
        <w:tc>
          <w:tcPr>
            <w:tcW w:w="0" w:type="auto"/>
            <w:vMerge/>
            <w:vAlign w:val="center"/>
            <w:hideMark/>
          </w:tcPr>
          <w:p w14:paraId="37DD02DB" w14:textId="77777777" w:rsidR="00575661" w:rsidRDefault="00575661">
            <w:pPr>
              <w:spacing w:after="0"/>
              <w:rPr>
                <w:ins w:id="122" w:author="Windows User" w:date="2023-03-29T09:53:00Z"/>
                <w:rFonts w:eastAsia="Times New Roman" w:cs="Times New Roman"/>
                <w:color w:val="000000"/>
                <w:lang w:val="es-MX" w:eastAsia="es-MX"/>
              </w:rPr>
            </w:pPr>
          </w:p>
        </w:tc>
        <w:tc>
          <w:tcPr>
            <w:tcW w:w="0" w:type="auto"/>
            <w:vMerge/>
            <w:vAlign w:val="center"/>
            <w:hideMark/>
          </w:tcPr>
          <w:p w14:paraId="34C34B2C" w14:textId="77777777" w:rsidR="00575661" w:rsidRDefault="00575661">
            <w:pPr>
              <w:spacing w:after="0"/>
              <w:rPr>
                <w:ins w:id="123" w:author="Windows User" w:date="2023-03-29T09:53:00Z"/>
                <w:rFonts w:eastAsia="Times New Roman" w:cs="Times New Roman"/>
                <w:color w:val="000000"/>
                <w:lang w:val="es-MX" w:eastAsia="es-MX"/>
              </w:rPr>
            </w:pPr>
          </w:p>
        </w:tc>
        <w:tc>
          <w:tcPr>
            <w:tcW w:w="0" w:type="auto"/>
            <w:vMerge/>
            <w:vAlign w:val="center"/>
            <w:hideMark/>
          </w:tcPr>
          <w:p w14:paraId="4327B8FE" w14:textId="77777777" w:rsidR="00575661" w:rsidRDefault="00575661">
            <w:pPr>
              <w:spacing w:after="0"/>
              <w:rPr>
                <w:ins w:id="124" w:author="Windows User" w:date="2023-03-29T09:53:00Z"/>
                <w:rFonts w:eastAsia="Times New Roman" w:cs="Times New Roman"/>
                <w:color w:val="000000"/>
                <w:sz w:val="40"/>
                <w:szCs w:val="40"/>
                <w:lang w:val="es-MX" w:eastAsia="es-MX"/>
              </w:rPr>
            </w:pPr>
          </w:p>
        </w:tc>
      </w:tr>
      <w:tr w:rsidR="00575661" w14:paraId="17E8000D" w14:textId="77777777" w:rsidTr="00575661">
        <w:trPr>
          <w:trHeight w:val="300"/>
          <w:ins w:id="125" w:author="Windows User" w:date="2023-03-29T09:53:00Z"/>
        </w:trPr>
        <w:tc>
          <w:tcPr>
            <w:tcW w:w="1200" w:type="dxa"/>
            <w:vMerge w:val="restart"/>
            <w:tcBorders>
              <w:top w:val="nil"/>
              <w:left w:val="single" w:sz="8" w:space="0" w:color="auto"/>
              <w:bottom w:val="nil"/>
              <w:right w:val="single" w:sz="4" w:space="0" w:color="auto"/>
            </w:tcBorders>
            <w:vAlign w:val="center"/>
            <w:hideMark/>
          </w:tcPr>
          <w:p w14:paraId="5DF23F9F" w14:textId="77777777" w:rsidR="00575661" w:rsidRDefault="00575661">
            <w:pPr>
              <w:spacing w:after="0" w:line="240" w:lineRule="auto"/>
              <w:jc w:val="center"/>
              <w:rPr>
                <w:ins w:id="126" w:author="Windows User" w:date="2023-03-29T09:53:00Z"/>
                <w:rFonts w:eastAsia="Times New Roman" w:cs="Times New Roman"/>
                <w:color w:val="000000"/>
                <w:sz w:val="14"/>
                <w:szCs w:val="14"/>
                <w:lang w:val="es-MX" w:eastAsia="es-MX"/>
              </w:rPr>
            </w:pPr>
            <w:ins w:id="127" w:author="Windows User" w:date="2023-03-29T09:53:00Z">
              <w:r>
                <w:rPr>
                  <w:rFonts w:eastAsia="Times New Roman" w:cs="Times New Roman"/>
                  <w:color w:val="000000"/>
                  <w:sz w:val="14"/>
                  <w:szCs w:val="14"/>
                  <w:lang w:val="es-MX" w:eastAsia="es-MX"/>
                </w:rPr>
                <w:t>MOVILIDAD</w:t>
              </w:r>
              <w:r>
                <w:rPr>
                  <w:rFonts w:eastAsia="Times New Roman" w:cs="Times New Roman"/>
                  <w:color w:val="000000"/>
                  <w:sz w:val="14"/>
                  <w:szCs w:val="14"/>
                  <w:lang w:val="es-MX" w:eastAsia="es-MX"/>
                </w:rPr>
                <w:br/>
                <w:t>DE</w:t>
              </w:r>
              <w:r>
                <w:rPr>
                  <w:rFonts w:eastAsia="Times New Roman" w:cs="Times New Roman"/>
                  <w:color w:val="000000"/>
                  <w:sz w:val="14"/>
                  <w:szCs w:val="14"/>
                  <w:lang w:val="es-MX" w:eastAsia="es-MX"/>
                </w:rPr>
                <w:br/>
                <w:t>CARGA</w:t>
              </w:r>
            </w:ins>
          </w:p>
        </w:tc>
        <w:tc>
          <w:tcPr>
            <w:tcW w:w="1200" w:type="dxa"/>
            <w:vMerge w:val="restart"/>
            <w:tcBorders>
              <w:top w:val="nil"/>
              <w:left w:val="single" w:sz="4" w:space="0" w:color="auto"/>
              <w:bottom w:val="nil"/>
              <w:right w:val="single" w:sz="4" w:space="0" w:color="auto"/>
            </w:tcBorders>
            <w:noWrap/>
            <w:vAlign w:val="center"/>
            <w:hideMark/>
          </w:tcPr>
          <w:p w14:paraId="317FADD3" w14:textId="77777777" w:rsidR="00575661" w:rsidRDefault="00575661">
            <w:pPr>
              <w:spacing w:after="0" w:line="240" w:lineRule="auto"/>
              <w:jc w:val="center"/>
              <w:rPr>
                <w:ins w:id="128" w:author="Windows User" w:date="2023-03-29T09:53:00Z"/>
                <w:rFonts w:eastAsia="Times New Roman" w:cs="Times New Roman"/>
                <w:color w:val="000000"/>
                <w:lang w:val="es-MX" w:eastAsia="es-MX"/>
              </w:rPr>
            </w:pPr>
            <w:ins w:id="129" w:author="Windows User" w:date="2023-03-29T09:53:00Z">
              <w:r>
                <w:rPr>
                  <w:rFonts w:eastAsia="Times New Roman" w:cs="Times New Roman"/>
                  <w:color w:val="000000"/>
                  <w:lang w:val="es-MX" w:eastAsia="es-MX"/>
                </w:rPr>
                <w:t>1</w:t>
              </w:r>
            </w:ins>
          </w:p>
        </w:tc>
        <w:tc>
          <w:tcPr>
            <w:tcW w:w="1400" w:type="dxa"/>
            <w:tcBorders>
              <w:top w:val="nil"/>
              <w:left w:val="nil"/>
              <w:bottom w:val="single" w:sz="4" w:space="0" w:color="auto"/>
              <w:right w:val="single" w:sz="4" w:space="0" w:color="auto"/>
            </w:tcBorders>
            <w:noWrap/>
            <w:vAlign w:val="bottom"/>
            <w:hideMark/>
          </w:tcPr>
          <w:p w14:paraId="0A3C432F" w14:textId="77777777" w:rsidR="00575661" w:rsidRDefault="00575661">
            <w:pPr>
              <w:spacing w:after="0" w:line="240" w:lineRule="auto"/>
              <w:jc w:val="center"/>
              <w:rPr>
                <w:ins w:id="130" w:author="Windows User" w:date="2023-03-29T09:53:00Z"/>
                <w:rFonts w:eastAsia="Times New Roman" w:cs="Times New Roman"/>
                <w:color w:val="000000"/>
                <w:lang w:val="es-MX" w:eastAsia="es-MX"/>
              </w:rPr>
            </w:pPr>
            <w:ins w:id="131" w:author="Windows User" w:date="2023-03-29T09:53:00Z">
              <w:r>
                <w:rPr>
                  <w:rFonts w:eastAsia="Times New Roman" w:cs="Times New Roman"/>
                  <w:color w:val="000000"/>
                  <w:lang w:val="es-MX" w:eastAsia="es-MX"/>
                </w:rPr>
                <w:t>1.1</w:t>
              </w:r>
            </w:ins>
          </w:p>
        </w:tc>
        <w:tc>
          <w:tcPr>
            <w:tcW w:w="1200" w:type="dxa"/>
            <w:vMerge w:val="restart"/>
            <w:tcBorders>
              <w:top w:val="nil"/>
              <w:left w:val="single" w:sz="4" w:space="0" w:color="auto"/>
              <w:bottom w:val="nil"/>
              <w:right w:val="single" w:sz="8" w:space="0" w:color="auto"/>
            </w:tcBorders>
            <w:hideMark/>
          </w:tcPr>
          <w:p w14:paraId="44EA1926" w14:textId="77777777" w:rsidR="00575661" w:rsidRDefault="00575661">
            <w:pPr>
              <w:spacing w:after="0" w:line="240" w:lineRule="auto"/>
              <w:jc w:val="center"/>
              <w:rPr>
                <w:ins w:id="132" w:author="Windows User" w:date="2023-03-29T09:53:00Z"/>
                <w:rFonts w:eastAsia="Times New Roman" w:cs="Times New Roman"/>
                <w:color w:val="000000"/>
                <w:sz w:val="16"/>
                <w:szCs w:val="16"/>
                <w:lang w:val="es-MX" w:eastAsia="es-MX"/>
              </w:rPr>
            </w:pPr>
            <w:ins w:id="133" w:author="Windows User" w:date="2023-03-29T09:53:00Z">
              <w:r>
                <w:rPr>
                  <w:rFonts w:eastAsia="Times New Roman" w:cs="Times New Roman"/>
                  <w:color w:val="000000"/>
                  <w:sz w:val="16"/>
                  <w:szCs w:val="16"/>
                  <w:lang w:val="es-MX" w:eastAsia="es-MX"/>
                </w:rPr>
                <w:t>6 LA, todas codificadas a la estrategia 1.1</w:t>
              </w:r>
            </w:ins>
          </w:p>
        </w:tc>
        <w:tc>
          <w:tcPr>
            <w:tcW w:w="1200" w:type="dxa"/>
            <w:vMerge w:val="restart"/>
            <w:tcBorders>
              <w:top w:val="nil"/>
              <w:left w:val="single" w:sz="8" w:space="0" w:color="auto"/>
              <w:bottom w:val="nil"/>
              <w:right w:val="nil"/>
            </w:tcBorders>
            <w:vAlign w:val="center"/>
            <w:hideMark/>
          </w:tcPr>
          <w:p w14:paraId="63D38DAF" w14:textId="77777777" w:rsidR="00575661" w:rsidRDefault="00575661">
            <w:pPr>
              <w:spacing w:after="0" w:line="240" w:lineRule="auto"/>
              <w:jc w:val="right"/>
              <w:rPr>
                <w:ins w:id="134" w:author="Windows User" w:date="2023-03-29T09:53:00Z"/>
                <w:rFonts w:eastAsia="Times New Roman" w:cs="Times New Roman"/>
                <w:color w:val="000000"/>
                <w:sz w:val="40"/>
                <w:szCs w:val="40"/>
                <w:lang w:val="es-MX" w:eastAsia="es-MX"/>
              </w:rPr>
            </w:pPr>
            <w:ins w:id="135" w:author="Windows User" w:date="2023-03-29T09:53:00Z">
              <w:r>
                <w:rPr>
                  <w:rFonts w:eastAsia="Times New Roman" w:cs="Times New Roman"/>
                  <w:color w:val="000000"/>
                  <w:sz w:val="40"/>
                  <w:szCs w:val="40"/>
                  <w:lang w:val="es-MX" w:eastAsia="es-MX"/>
                </w:rPr>
                <w:t>¿</w:t>
              </w:r>
            </w:ins>
          </w:p>
        </w:tc>
        <w:tc>
          <w:tcPr>
            <w:tcW w:w="1200" w:type="dxa"/>
            <w:vMerge w:val="restart"/>
            <w:vAlign w:val="bottom"/>
            <w:hideMark/>
          </w:tcPr>
          <w:p w14:paraId="45EF6C55" w14:textId="77777777" w:rsidR="00575661" w:rsidRDefault="00575661">
            <w:pPr>
              <w:spacing w:after="0" w:line="240" w:lineRule="auto"/>
              <w:jc w:val="center"/>
              <w:rPr>
                <w:ins w:id="136" w:author="Windows User" w:date="2023-03-29T09:53:00Z"/>
                <w:rFonts w:eastAsia="Times New Roman" w:cs="Times New Roman"/>
                <w:color w:val="000000"/>
                <w:lang w:val="es-MX" w:eastAsia="es-MX"/>
              </w:rPr>
            </w:pPr>
            <w:ins w:id="137" w:author="Windows User" w:date="2023-03-29T09:53:00Z">
              <w:r>
                <w:rPr>
                  <w:rFonts w:eastAsia="Times New Roman" w:cs="Times New Roman"/>
                  <w:color w:val="000000"/>
                  <w:lang w:val="es-MX" w:eastAsia="es-MX"/>
                </w:rPr>
                <w:t>1.1.</w:t>
              </w:r>
              <w:r>
                <w:rPr>
                  <w:rFonts w:eastAsia="Times New Roman" w:cs="Times New Roman"/>
                  <w:color w:val="000000"/>
                  <w:lang w:val="es-MX" w:eastAsia="es-MX"/>
                </w:rPr>
                <w:br/>
                <w:t>1.2</w:t>
              </w:r>
              <w:r>
                <w:rPr>
                  <w:rFonts w:eastAsia="Times New Roman" w:cs="Times New Roman"/>
                  <w:color w:val="000000"/>
                  <w:lang w:val="es-MX" w:eastAsia="es-MX"/>
                </w:rPr>
                <w:br/>
                <w:t>1.3</w:t>
              </w:r>
            </w:ins>
          </w:p>
        </w:tc>
        <w:tc>
          <w:tcPr>
            <w:tcW w:w="1200" w:type="dxa"/>
            <w:vMerge w:val="restart"/>
            <w:vAlign w:val="bottom"/>
            <w:hideMark/>
          </w:tcPr>
          <w:p w14:paraId="0D1BD917" w14:textId="77777777" w:rsidR="00575661" w:rsidRDefault="00575661">
            <w:pPr>
              <w:spacing w:after="0" w:line="240" w:lineRule="auto"/>
              <w:jc w:val="center"/>
              <w:rPr>
                <w:ins w:id="138" w:author="Windows User" w:date="2023-03-29T09:53:00Z"/>
                <w:rFonts w:eastAsia="Times New Roman" w:cs="Times New Roman"/>
                <w:color w:val="000000"/>
                <w:lang w:val="es-MX" w:eastAsia="es-MX"/>
              </w:rPr>
            </w:pPr>
            <w:ins w:id="139" w:author="Windows User" w:date="2023-03-29T09:53:00Z">
              <w:r>
                <w:rPr>
                  <w:rFonts w:eastAsia="Times New Roman" w:cs="Times New Roman"/>
                  <w:color w:val="000000"/>
                  <w:lang w:val="es-MX" w:eastAsia="es-MX"/>
                </w:rPr>
                <w:t>1.4</w:t>
              </w:r>
              <w:r>
                <w:rPr>
                  <w:rFonts w:eastAsia="Times New Roman" w:cs="Times New Roman"/>
                  <w:color w:val="000000"/>
                  <w:lang w:val="es-MX" w:eastAsia="es-MX"/>
                </w:rPr>
                <w:br/>
                <w:t>1.5</w:t>
              </w:r>
              <w:r>
                <w:rPr>
                  <w:rFonts w:eastAsia="Times New Roman" w:cs="Times New Roman"/>
                  <w:color w:val="000000"/>
                  <w:lang w:val="es-MX" w:eastAsia="es-MX"/>
                </w:rPr>
                <w:br/>
                <w:t>1.6</w:t>
              </w:r>
            </w:ins>
          </w:p>
        </w:tc>
        <w:tc>
          <w:tcPr>
            <w:tcW w:w="1200" w:type="dxa"/>
            <w:vMerge w:val="restart"/>
            <w:noWrap/>
            <w:vAlign w:val="center"/>
            <w:hideMark/>
          </w:tcPr>
          <w:p w14:paraId="00640387" w14:textId="77777777" w:rsidR="00575661" w:rsidRDefault="00575661">
            <w:pPr>
              <w:spacing w:after="0" w:line="240" w:lineRule="auto"/>
              <w:rPr>
                <w:ins w:id="140" w:author="Windows User" w:date="2023-03-29T09:53:00Z"/>
                <w:rFonts w:eastAsia="Times New Roman" w:cs="Times New Roman"/>
                <w:color w:val="000000"/>
                <w:sz w:val="40"/>
                <w:szCs w:val="40"/>
                <w:lang w:val="es-MX" w:eastAsia="es-MX"/>
              </w:rPr>
            </w:pPr>
            <w:ins w:id="141" w:author="Windows User" w:date="2023-03-29T09:53:00Z">
              <w:r>
                <w:rPr>
                  <w:rFonts w:eastAsia="Times New Roman" w:cs="Times New Roman"/>
                  <w:color w:val="000000"/>
                  <w:sz w:val="40"/>
                  <w:szCs w:val="40"/>
                  <w:lang w:val="es-MX" w:eastAsia="es-MX"/>
                </w:rPr>
                <w:t>?</w:t>
              </w:r>
            </w:ins>
          </w:p>
        </w:tc>
      </w:tr>
      <w:tr w:rsidR="00575661" w14:paraId="5FDD7D53" w14:textId="77777777" w:rsidTr="00575661">
        <w:trPr>
          <w:trHeight w:val="300"/>
          <w:ins w:id="142" w:author="Windows User" w:date="2023-03-29T09:53:00Z"/>
        </w:trPr>
        <w:tc>
          <w:tcPr>
            <w:tcW w:w="0" w:type="auto"/>
            <w:vMerge/>
            <w:tcBorders>
              <w:top w:val="nil"/>
              <w:left w:val="single" w:sz="8" w:space="0" w:color="auto"/>
              <w:bottom w:val="nil"/>
              <w:right w:val="single" w:sz="4" w:space="0" w:color="auto"/>
            </w:tcBorders>
            <w:vAlign w:val="center"/>
            <w:hideMark/>
          </w:tcPr>
          <w:p w14:paraId="3A56BA6E" w14:textId="77777777" w:rsidR="00575661" w:rsidRDefault="00575661">
            <w:pPr>
              <w:spacing w:after="0"/>
              <w:rPr>
                <w:ins w:id="143"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nil"/>
              <w:right w:val="single" w:sz="4" w:space="0" w:color="auto"/>
            </w:tcBorders>
            <w:vAlign w:val="center"/>
            <w:hideMark/>
          </w:tcPr>
          <w:p w14:paraId="2C3AEFA6" w14:textId="77777777" w:rsidR="00575661" w:rsidRDefault="00575661">
            <w:pPr>
              <w:spacing w:after="0"/>
              <w:rPr>
                <w:ins w:id="144"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6C088F9D" w14:textId="77777777" w:rsidR="00575661" w:rsidRDefault="00575661">
            <w:pPr>
              <w:spacing w:after="0" w:line="240" w:lineRule="auto"/>
              <w:jc w:val="center"/>
              <w:rPr>
                <w:ins w:id="145" w:author="Windows User" w:date="2023-03-29T09:53:00Z"/>
                <w:rFonts w:eastAsia="Times New Roman" w:cs="Times New Roman"/>
                <w:color w:val="000000"/>
                <w:lang w:val="es-MX" w:eastAsia="es-MX"/>
              </w:rPr>
            </w:pPr>
            <w:ins w:id="146" w:author="Windows User" w:date="2023-03-29T09:53:00Z">
              <w:r>
                <w:rPr>
                  <w:rFonts w:eastAsia="Times New Roman" w:cs="Times New Roman"/>
                  <w:color w:val="000000"/>
                  <w:lang w:val="es-MX" w:eastAsia="es-MX"/>
                </w:rPr>
                <w:t>1.2</w:t>
              </w:r>
            </w:ins>
          </w:p>
        </w:tc>
        <w:tc>
          <w:tcPr>
            <w:tcW w:w="0" w:type="auto"/>
            <w:vMerge/>
            <w:tcBorders>
              <w:top w:val="nil"/>
              <w:left w:val="single" w:sz="4" w:space="0" w:color="auto"/>
              <w:bottom w:val="nil"/>
              <w:right w:val="single" w:sz="8" w:space="0" w:color="auto"/>
            </w:tcBorders>
            <w:vAlign w:val="center"/>
            <w:hideMark/>
          </w:tcPr>
          <w:p w14:paraId="1F7A71D9" w14:textId="77777777" w:rsidR="00575661" w:rsidRDefault="00575661">
            <w:pPr>
              <w:spacing w:after="0"/>
              <w:rPr>
                <w:ins w:id="147" w:author="Windows User" w:date="2023-03-29T09:53:00Z"/>
                <w:rFonts w:eastAsia="Times New Roman" w:cs="Times New Roman"/>
                <w:color w:val="000000"/>
                <w:sz w:val="16"/>
                <w:szCs w:val="16"/>
                <w:lang w:val="es-MX" w:eastAsia="es-MX"/>
              </w:rPr>
            </w:pPr>
          </w:p>
        </w:tc>
        <w:tc>
          <w:tcPr>
            <w:tcW w:w="0" w:type="auto"/>
            <w:vMerge/>
            <w:tcBorders>
              <w:top w:val="nil"/>
              <w:left w:val="single" w:sz="8" w:space="0" w:color="auto"/>
              <w:bottom w:val="nil"/>
              <w:right w:val="nil"/>
            </w:tcBorders>
            <w:vAlign w:val="center"/>
            <w:hideMark/>
          </w:tcPr>
          <w:p w14:paraId="376E5664" w14:textId="77777777" w:rsidR="00575661" w:rsidRDefault="00575661">
            <w:pPr>
              <w:spacing w:after="0"/>
              <w:rPr>
                <w:ins w:id="148" w:author="Windows User" w:date="2023-03-29T09:53:00Z"/>
                <w:rFonts w:eastAsia="Times New Roman" w:cs="Times New Roman"/>
                <w:color w:val="000000"/>
                <w:sz w:val="40"/>
                <w:szCs w:val="40"/>
                <w:lang w:val="es-MX" w:eastAsia="es-MX"/>
              </w:rPr>
            </w:pPr>
          </w:p>
        </w:tc>
        <w:tc>
          <w:tcPr>
            <w:tcW w:w="0" w:type="auto"/>
            <w:vMerge/>
            <w:vAlign w:val="center"/>
            <w:hideMark/>
          </w:tcPr>
          <w:p w14:paraId="1EF51BE3" w14:textId="77777777" w:rsidR="00575661" w:rsidRDefault="00575661">
            <w:pPr>
              <w:spacing w:after="0"/>
              <w:rPr>
                <w:ins w:id="149" w:author="Windows User" w:date="2023-03-29T09:53:00Z"/>
                <w:rFonts w:eastAsia="Times New Roman" w:cs="Times New Roman"/>
                <w:color w:val="000000"/>
                <w:lang w:val="es-MX" w:eastAsia="es-MX"/>
              </w:rPr>
            </w:pPr>
          </w:p>
        </w:tc>
        <w:tc>
          <w:tcPr>
            <w:tcW w:w="0" w:type="auto"/>
            <w:vMerge/>
            <w:vAlign w:val="center"/>
            <w:hideMark/>
          </w:tcPr>
          <w:p w14:paraId="3C3B99F9" w14:textId="77777777" w:rsidR="00575661" w:rsidRDefault="00575661">
            <w:pPr>
              <w:spacing w:after="0"/>
              <w:rPr>
                <w:ins w:id="150" w:author="Windows User" w:date="2023-03-29T09:53:00Z"/>
                <w:rFonts w:eastAsia="Times New Roman" w:cs="Times New Roman"/>
                <w:color w:val="000000"/>
                <w:lang w:val="es-MX" w:eastAsia="es-MX"/>
              </w:rPr>
            </w:pPr>
          </w:p>
        </w:tc>
        <w:tc>
          <w:tcPr>
            <w:tcW w:w="0" w:type="auto"/>
            <w:vMerge/>
            <w:vAlign w:val="center"/>
            <w:hideMark/>
          </w:tcPr>
          <w:p w14:paraId="558EBC5F" w14:textId="77777777" w:rsidR="00575661" w:rsidRDefault="00575661">
            <w:pPr>
              <w:spacing w:after="0"/>
              <w:rPr>
                <w:ins w:id="151" w:author="Windows User" w:date="2023-03-29T09:53:00Z"/>
                <w:rFonts w:eastAsia="Times New Roman" w:cs="Times New Roman"/>
                <w:color w:val="000000"/>
                <w:sz w:val="40"/>
                <w:szCs w:val="40"/>
                <w:lang w:val="es-MX" w:eastAsia="es-MX"/>
              </w:rPr>
            </w:pPr>
          </w:p>
        </w:tc>
      </w:tr>
      <w:tr w:rsidR="00575661" w14:paraId="641255C4" w14:textId="77777777" w:rsidTr="00575661">
        <w:trPr>
          <w:trHeight w:val="300"/>
          <w:ins w:id="152" w:author="Windows User" w:date="2023-03-29T09:53:00Z"/>
        </w:trPr>
        <w:tc>
          <w:tcPr>
            <w:tcW w:w="0" w:type="auto"/>
            <w:vMerge/>
            <w:tcBorders>
              <w:top w:val="nil"/>
              <w:left w:val="single" w:sz="8" w:space="0" w:color="auto"/>
              <w:bottom w:val="nil"/>
              <w:right w:val="single" w:sz="4" w:space="0" w:color="auto"/>
            </w:tcBorders>
            <w:vAlign w:val="center"/>
            <w:hideMark/>
          </w:tcPr>
          <w:p w14:paraId="4F1DB9CF" w14:textId="77777777" w:rsidR="00575661" w:rsidRDefault="00575661">
            <w:pPr>
              <w:spacing w:after="0"/>
              <w:rPr>
                <w:ins w:id="153"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nil"/>
              <w:right w:val="single" w:sz="4" w:space="0" w:color="auto"/>
            </w:tcBorders>
            <w:vAlign w:val="center"/>
            <w:hideMark/>
          </w:tcPr>
          <w:p w14:paraId="426E202D" w14:textId="77777777" w:rsidR="00575661" w:rsidRDefault="00575661">
            <w:pPr>
              <w:spacing w:after="0"/>
              <w:rPr>
                <w:ins w:id="154" w:author="Windows User" w:date="2023-03-29T09:53:00Z"/>
                <w:rFonts w:eastAsia="Times New Roman" w:cs="Times New Roman"/>
                <w:color w:val="000000"/>
                <w:lang w:val="es-MX" w:eastAsia="es-MX"/>
              </w:rPr>
            </w:pPr>
          </w:p>
        </w:tc>
        <w:tc>
          <w:tcPr>
            <w:tcW w:w="1400" w:type="dxa"/>
            <w:tcBorders>
              <w:top w:val="nil"/>
              <w:left w:val="nil"/>
              <w:bottom w:val="single" w:sz="4" w:space="0" w:color="auto"/>
              <w:right w:val="single" w:sz="4" w:space="0" w:color="auto"/>
            </w:tcBorders>
            <w:noWrap/>
            <w:vAlign w:val="bottom"/>
            <w:hideMark/>
          </w:tcPr>
          <w:p w14:paraId="15D5405B" w14:textId="77777777" w:rsidR="00575661" w:rsidRDefault="00575661">
            <w:pPr>
              <w:spacing w:after="0" w:line="240" w:lineRule="auto"/>
              <w:jc w:val="center"/>
              <w:rPr>
                <w:ins w:id="155" w:author="Windows User" w:date="2023-03-29T09:53:00Z"/>
                <w:rFonts w:eastAsia="Times New Roman" w:cs="Times New Roman"/>
                <w:color w:val="000000"/>
                <w:lang w:val="es-MX" w:eastAsia="es-MX"/>
              </w:rPr>
            </w:pPr>
            <w:ins w:id="156" w:author="Windows User" w:date="2023-03-29T09:53:00Z">
              <w:r>
                <w:rPr>
                  <w:rFonts w:eastAsia="Times New Roman" w:cs="Times New Roman"/>
                  <w:color w:val="000000"/>
                  <w:lang w:val="es-MX" w:eastAsia="es-MX"/>
                </w:rPr>
                <w:t>1.3</w:t>
              </w:r>
            </w:ins>
          </w:p>
        </w:tc>
        <w:tc>
          <w:tcPr>
            <w:tcW w:w="0" w:type="auto"/>
            <w:vMerge/>
            <w:tcBorders>
              <w:top w:val="nil"/>
              <w:left w:val="single" w:sz="4" w:space="0" w:color="auto"/>
              <w:bottom w:val="nil"/>
              <w:right w:val="single" w:sz="8" w:space="0" w:color="auto"/>
            </w:tcBorders>
            <w:vAlign w:val="center"/>
            <w:hideMark/>
          </w:tcPr>
          <w:p w14:paraId="3112AD04" w14:textId="77777777" w:rsidR="00575661" w:rsidRDefault="00575661">
            <w:pPr>
              <w:spacing w:after="0"/>
              <w:rPr>
                <w:ins w:id="157" w:author="Windows User" w:date="2023-03-29T09:53:00Z"/>
                <w:rFonts w:eastAsia="Times New Roman" w:cs="Times New Roman"/>
                <w:color w:val="000000"/>
                <w:sz w:val="16"/>
                <w:szCs w:val="16"/>
                <w:lang w:val="es-MX" w:eastAsia="es-MX"/>
              </w:rPr>
            </w:pPr>
          </w:p>
        </w:tc>
        <w:tc>
          <w:tcPr>
            <w:tcW w:w="0" w:type="auto"/>
            <w:vMerge/>
            <w:tcBorders>
              <w:top w:val="nil"/>
              <w:left w:val="single" w:sz="8" w:space="0" w:color="auto"/>
              <w:bottom w:val="nil"/>
              <w:right w:val="nil"/>
            </w:tcBorders>
            <w:vAlign w:val="center"/>
            <w:hideMark/>
          </w:tcPr>
          <w:p w14:paraId="348430A5" w14:textId="77777777" w:rsidR="00575661" w:rsidRDefault="00575661">
            <w:pPr>
              <w:spacing w:after="0"/>
              <w:rPr>
                <w:ins w:id="158" w:author="Windows User" w:date="2023-03-29T09:53:00Z"/>
                <w:rFonts w:eastAsia="Times New Roman" w:cs="Times New Roman"/>
                <w:color w:val="000000"/>
                <w:sz w:val="40"/>
                <w:szCs w:val="40"/>
                <w:lang w:val="es-MX" w:eastAsia="es-MX"/>
              </w:rPr>
            </w:pPr>
          </w:p>
        </w:tc>
        <w:tc>
          <w:tcPr>
            <w:tcW w:w="0" w:type="auto"/>
            <w:vMerge/>
            <w:vAlign w:val="center"/>
            <w:hideMark/>
          </w:tcPr>
          <w:p w14:paraId="4E4AFAA3" w14:textId="77777777" w:rsidR="00575661" w:rsidRDefault="00575661">
            <w:pPr>
              <w:spacing w:after="0"/>
              <w:rPr>
                <w:ins w:id="159" w:author="Windows User" w:date="2023-03-29T09:53:00Z"/>
                <w:rFonts w:eastAsia="Times New Roman" w:cs="Times New Roman"/>
                <w:color w:val="000000"/>
                <w:lang w:val="es-MX" w:eastAsia="es-MX"/>
              </w:rPr>
            </w:pPr>
          </w:p>
        </w:tc>
        <w:tc>
          <w:tcPr>
            <w:tcW w:w="0" w:type="auto"/>
            <w:vMerge/>
            <w:vAlign w:val="center"/>
            <w:hideMark/>
          </w:tcPr>
          <w:p w14:paraId="2D7E311B" w14:textId="77777777" w:rsidR="00575661" w:rsidRDefault="00575661">
            <w:pPr>
              <w:spacing w:after="0"/>
              <w:rPr>
                <w:ins w:id="160" w:author="Windows User" w:date="2023-03-29T09:53:00Z"/>
                <w:rFonts w:eastAsia="Times New Roman" w:cs="Times New Roman"/>
                <w:color w:val="000000"/>
                <w:lang w:val="es-MX" w:eastAsia="es-MX"/>
              </w:rPr>
            </w:pPr>
          </w:p>
        </w:tc>
        <w:tc>
          <w:tcPr>
            <w:tcW w:w="0" w:type="auto"/>
            <w:vMerge/>
            <w:vAlign w:val="center"/>
            <w:hideMark/>
          </w:tcPr>
          <w:p w14:paraId="5D2EB63E" w14:textId="77777777" w:rsidR="00575661" w:rsidRDefault="00575661">
            <w:pPr>
              <w:spacing w:after="0"/>
              <w:rPr>
                <w:ins w:id="161" w:author="Windows User" w:date="2023-03-29T09:53:00Z"/>
                <w:rFonts w:eastAsia="Times New Roman" w:cs="Times New Roman"/>
                <w:color w:val="000000"/>
                <w:sz w:val="40"/>
                <w:szCs w:val="40"/>
                <w:lang w:val="es-MX" w:eastAsia="es-MX"/>
              </w:rPr>
            </w:pPr>
          </w:p>
        </w:tc>
      </w:tr>
      <w:tr w:rsidR="00575661" w14:paraId="0BD081F5" w14:textId="77777777" w:rsidTr="00575661">
        <w:trPr>
          <w:trHeight w:val="300"/>
          <w:ins w:id="162" w:author="Windows User" w:date="2023-03-29T09:53:00Z"/>
        </w:trPr>
        <w:tc>
          <w:tcPr>
            <w:tcW w:w="1200" w:type="dxa"/>
            <w:vMerge w:val="restart"/>
            <w:tcBorders>
              <w:top w:val="single" w:sz="4" w:space="0" w:color="auto"/>
              <w:left w:val="single" w:sz="8" w:space="0" w:color="auto"/>
              <w:bottom w:val="nil"/>
              <w:right w:val="single" w:sz="4" w:space="0" w:color="auto"/>
            </w:tcBorders>
            <w:vAlign w:val="center"/>
            <w:hideMark/>
          </w:tcPr>
          <w:p w14:paraId="2E7139F7" w14:textId="77777777" w:rsidR="00575661" w:rsidRDefault="00575661">
            <w:pPr>
              <w:spacing w:after="0" w:line="240" w:lineRule="auto"/>
              <w:jc w:val="center"/>
              <w:rPr>
                <w:ins w:id="163" w:author="Windows User" w:date="2023-03-29T09:53:00Z"/>
                <w:rFonts w:eastAsia="Times New Roman" w:cs="Times New Roman"/>
                <w:color w:val="000000"/>
                <w:sz w:val="14"/>
                <w:szCs w:val="14"/>
                <w:lang w:val="es-MX" w:eastAsia="es-MX"/>
              </w:rPr>
            </w:pPr>
            <w:ins w:id="164" w:author="Windows User" w:date="2023-03-29T09:53:00Z">
              <w:r>
                <w:rPr>
                  <w:rFonts w:eastAsia="Times New Roman" w:cs="Times New Roman"/>
                  <w:color w:val="000000"/>
                  <w:sz w:val="14"/>
                  <w:szCs w:val="14"/>
                  <w:lang w:val="es-MX" w:eastAsia="es-MX"/>
                </w:rPr>
                <w:t>SEGU</w:t>
              </w:r>
              <w:bookmarkStart w:id="165" w:name="_GoBack"/>
              <w:bookmarkEnd w:id="165"/>
              <w:r>
                <w:rPr>
                  <w:rFonts w:eastAsia="Times New Roman" w:cs="Times New Roman"/>
                  <w:color w:val="000000"/>
                  <w:sz w:val="14"/>
                  <w:szCs w:val="14"/>
                  <w:lang w:val="es-MX" w:eastAsia="es-MX"/>
                </w:rPr>
                <w:t>RIDAD</w:t>
              </w:r>
              <w:r>
                <w:rPr>
                  <w:rFonts w:eastAsia="Times New Roman" w:cs="Times New Roman"/>
                  <w:color w:val="000000"/>
                  <w:sz w:val="14"/>
                  <w:szCs w:val="14"/>
                  <w:lang w:val="es-MX" w:eastAsia="es-MX"/>
                </w:rPr>
                <w:br/>
                <w:t>VIAL</w:t>
              </w:r>
            </w:ins>
          </w:p>
        </w:tc>
        <w:tc>
          <w:tcPr>
            <w:tcW w:w="1200" w:type="dxa"/>
            <w:vMerge w:val="restart"/>
            <w:tcBorders>
              <w:top w:val="single" w:sz="4" w:space="0" w:color="auto"/>
              <w:left w:val="single" w:sz="4" w:space="0" w:color="auto"/>
              <w:bottom w:val="single" w:sz="4" w:space="0" w:color="000000"/>
              <w:right w:val="single" w:sz="4" w:space="0" w:color="auto"/>
            </w:tcBorders>
            <w:noWrap/>
            <w:vAlign w:val="center"/>
            <w:hideMark/>
          </w:tcPr>
          <w:p w14:paraId="48C97293" w14:textId="77777777" w:rsidR="00575661" w:rsidRDefault="00575661">
            <w:pPr>
              <w:spacing w:after="0" w:line="240" w:lineRule="auto"/>
              <w:jc w:val="center"/>
              <w:rPr>
                <w:ins w:id="166" w:author="Windows User" w:date="2023-03-29T09:53:00Z"/>
                <w:rFonts w:eastAsia="Times New Roman" w:cs="Times New Roman"/>
                <w:color w:val="000000"/>
                <w:lang w:val="es-MX" w:eastAsia="es-MX"/>
              </w:rPr>
            </w:pPr>
            <w:ins w:id="167" w:author="Windows User" w:date="2023-03-29T09:53:00Z">
              <w:r>
                <w:rPr>
                  <w:rFonts w:eastAsia="Times New Roman" w:cs="Times New Roman"/>
                  <w:color w:val="000000"/>
                  <w:lang w:val="es-MX" w:eastAsia="es-MX"/>
                </w:rPr>
                <w:t>1</w:t>
              </w:r>
            </w:ins>
          </w:p>
        </w:tc>
        <w:tc>
          <w:tcPr>
            <w:tcW w:w="1400" w:type="dxa"/>
            <w:vMerge w:val="restart"/>
            <w:tcBorders>
              <w:top w:val="nil"/>
              <w:left w:val="single" w:sz="4" w:space="0" w:color="auto"/>
              <w:bottom w:val="single" w:sz="4" w:space="0" w:color="000000"/>
              <w:right w:val="single" w:sz="4" w:space="0" w:color="auto"/>
            </w:tcBorders>
            <w:noWrap/>
            <w:vAlign w:val="center"/>
            <w:hideMark/>
          </w:tcPr>
          <w:p w14:paraId="733D53EE" w14:textId="77777777" w:rsidR="00575661" w:rsidRDefault="00575661">
            <w:pPr>
              <w:spacing w:after="0" w:line="240" w:lineRule="auto"/>
              <w:jc w:val="center"/>
              <w:rPr>
                <w:ins w:id="168" w:author="Windows User" w:date="2023-03-29T09:53:00Z"/>
                <w:rFonts w:eastAsia="Times New Roman" w:cs="Times New Roman"/>
                <w:color w:val="000000"/>
                <w:lang w:val="es-MX" w:eastAsia="es-MX"/>
              </w:rPr>
            </w:pPr>
            <w:ins w:id="169" w:author="Windows User" w:date="2023-03-29T09:53:00Z">
              <w:r>
                <w:rPr>
                  <w:rFonts w:eastAsia="Times New Roman" w:cs="Times New Roman"/>
                  <w:color w:val="000000"/>
                  <w:lang w:val="es-MX" w:eastAsia="es-MX"/>
                </w:rPr>
                <w:t>1.1</w:t>
              </w:r>
            </w:ins>
          </w:p>
        </w:tc>
        <w:tc>
          <w:tcPr>
            <w:tcW w:w="1200" w:type="dxa"/>
            <w:tcBorders>
              <w:top w:val="single" w:sz="4" w:space="0" w:color="auto"/>
              <w:left w:val="nil"/>
              <w:bottom w:val="single" w:sz="4" w:space="0" w:color="auto"/>
              <w:right w:val="single" w:sz="4" w:space="0" w:color="auto"/>
            </w:tcBorders>
            <w:noWrap/>
            <w:vAlign w:val="bottom"/>
            <w:hideMark/>
          </w:tcPr>
          <w:p w14:paraId="12C9CC32" w14:textId="77777777" w:rsidR="00575661" w:rsidRDefault="00575661">
            <w:pPr>
              <w:spacing w:after="0" w:line="240" w:lineRule="auto"/>
              <w:jc w:val="center"/>
              <w:rPr>
                <w:ins w:id="170" w:author="Windows User" w:date="2023-03-29T09:53:00Z"/>
                <w:rFonts w:eastAsia="Times New Roman" w:cs="Times New Roman"/>
                <w:b/>
                <w:bCs/>
                <w:color w:val="000000"/>
                <w:sz w:val="28"/>
                <w:szCs w:val="28"/>
                <w:lang w:val="es-MX" w:eastAsia="es-MX"/>
              </w:rPr>
            </w:pPr>
            <w:ins w:id="171" w:author="Windows User" w:date="2023-03-29T09:53:00Z">
              <w:r>
                <w:rPr>
                  <w:rFonts w:eastAsia="Times New Roman" w:cs="Times New Roman"/>
                  <w:b/>
                  <w:bCs/>
                  <w:color w:val="000000"/>
                  <w:sz w:val="28"/>
                  <w:szCs w:val="28"/>
                  <w:lang w:val="es-MX" w:eastAsia="es-MX"/>
                </w:rPr>
                <w:t>1.1.1</w:t>
              </w:r>
            </w:ins>
          </w:p>
        </w:tc>
        <w:tc>
          <w:tcPr>
            <w:tcW w:w="1200" w:type="dxa"/>
            <w:noWrap/>
            <w:vAlign w:val="bottom"/>
            <w:hideMark/>
          </w:tcPr>
          <w:p w14:paraId="62AB6205" w14:textId="77777777" w:rsidR="00575661" w:rsidRDefault="00575661">
            <w:pPr>
              <w:rPr>
                <w:ins w:id="172" w:author="Windows User" w:date="2023-03-29T09:53:00Z"/>
                <w:rFonts w:eastAsia="Times New Roman" w:cs="Times New Roman"/>
                <w:b/>
                <w:bCs/>
                <w:color w:val="000000"/>
                <w:sz w:val="28"/>
                <w:szCs w:val="28"/>
                <w:lang w:val="es-MX" w:eastAsia="es-MX"/>
              </w:rPr>
            </w:pPr>
          </w:p>
        </w:tc>
        <w:tc>
          <w:tcPr>
            <w:tcW w:w="1200" w:type="dxa"/>
            <w:noWrap/>
            <w:vAlign w:val="bottom"/>
            <w:hideMark/>
          </w:tcPr>
          <w:p w14:paraId="63DC3B12" w14:textId="77777777" w:rsidR="00575661" w:rsidRDefault="00575661">
            <w:pPr>
              <w:spacing w:after="0"/>
              <w:rPr>
                <w:ins w:id="173" w:author="Windows User" w:date="2023-03-29T09:53:00Z"/>
                <w:sz w:val="20"/>
                <w:szCs w:val="20"/>
                <w:lang w:val="es-MX" w:eastAsia="es-MX"/>
              </w:rPr>
            </w:pPr>
          </w:p>
        </w:tc>
        <w:tc>
          <w:tcPr>
            <w:tcW w:w="1200" w:type="dxa"/>
            <w:noWrap/>
            <w:vAlign w:val="bottom"/>
            <w:hideMark/>
          </w:tcPr>
          <w:p w14:paraId="12D318E7" w14:textId="77777777" w:rsidR="00575661" w:rsidRDefault="00575661">
            <w:pPr>
              <w:spacing w:after="0"/>
              <w:rPr>
                <w:ins w:id="174" w:author="Windows User" w:date="2023-03-29T09:53:00Z"/>
                <w:sz w:val="20"/>
                <w:szCs w:val="20"/>
                <w:lang w:val="es-MX" w:eastAsia="es-MX"/>
              </w:rPr>
            </w:pPr>
          </w:p>
        </w:tc>
        <w:tc>
          <w:tcPr>
            <w:tcW w:w="1200" w:type="dxa"/>
            <w:noWrap/>
            <w:vAlign w:val="bottom"/>
            <w:hideMark/>
          </w:tcPr>
          <w:p w14:paraId="476F16F5" w14:textId="77777777" w:rsidR="00575661" w:rsidRDefault="00575661">
            <w:pPr>
              <w:spacing w:after="0"/>
              <w:rPr>
                <w:ins w:id="175" w:author="Windows User" w:date="2023-03-29T09:53:00Z"/>
                <w:sz w:val="20"/>
                <w:szCs w:val="20"/>
                <w:lang w:val="es-MX" w:eastAsia="es-MX"/>
              </w:rPr>
            </w:pPr>
          </w:p>
        </w:tc>
      </w:tr>
      <w:tr w:rsidR="00575661" w14:paraId="0D5EF261" w14:textId="77777777" w:rsidTr="00575661">
        <w:trPr>
          <w:trHeight w:val="300"/>
          <w:ins w:id="176" w:author="Windows User" w:date="2023-03-29T09:53:00Z"/>
        </w:trPr>
        <w:tc>
          <w:tcPr>
            <w:tcW w:w="0" w:type="auto"/>
            <w:vMerge/>
            <w:tcBorders>
              <w:top w:val="single" w:sz="4" w:space="0" w:color="auto"/>
              <w:left w:val="single" w:sz="8" w:space="0" w:color="auto"/>
              <w:bottom w:val="nil"/>
              <w:right w:val="single" w:sz="4" w:space="0" w:color="auto"/>
            </w:tcBorders>
            <w:vAlign w:val="center"/>
            <w:hideMark/>
          </w:tcPr>
          <w:p w14:paraId="59165C62" w14:textId="77777777" w:rsidR="00575661" w:rsidRDefault="00575661">
            <w:pPr>
              <w:spacing w:after="0"/>
              <w:rPr>
                <w:ins w:id="177" w:author="Windows User" w:date="2023-03-29T09:53:00Z"/>
                <w:rFonts w:eastAsia="Times New Roman" w:cs="Times New Roman"/>
                <w:color w:val="000000"/>
                <w:sz w:val="14"/>
                <w:szCs w:val="14"/>
                <w:lang w:val="es-MX" w:eastAsia="es-MX"/>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9E30746" w14:textId="77777777" w:rsidR="00575661" w:rsidRDefault="00575661">
            <w:pPr>
              <w:spacing w:after="0"/>
              <w:rPr>
                <w:ins w:id="178"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259AE2F2" w14:textId="77777777" w:rsidR="00575661" w:rsidRDefault="00575661">
            <w:pPr>
              <w:spacing w:after="0"/>
              <w:rPr>
                <w:ins w:id="179" w:author="Windows User" w:date="2023-03-29T09:53:00Z"/>
                <w:rFonts w:eastAsia="Times New Roman" w:cs="Times New Roman"/>
                <w:color w:val="000000"/>
                <w:lang w:val="es-MX" w:eastAsia="es-MX"/>
              </w:rPr>
            </w:pPr>
          </w:p>
        </w:tc>
        <w:tc>
          <w:tcPr>
            <w:tcW w:w="1200" w:type="dxa"/>
            <w:tcBorders>
              <w:top w:val="nil"/>
              <w:left w:val="nil"/>
              <w:bottom w:val="single" w:sz="4" w:space="0" w:color="auto"/>
              <w:right w:val="single" w:sz="4" w:space="0" w:color="auto"/>
            </w:tcBorders>
            <w:shd w:val="clear" w:color="auto" w:fill="FFFF00"/>
            <w:noWrap/>
            <w:vAlign w:val="bottom"/>
            <w:hideMark/>
          </w:tcPr>
          <w:p w14:paraId="42012193" w14:textId="77777777" w:rsidR="00575661" w:rsidRDefault="00575661">
            <w:pPr>
              <w:spacing w:after="0" w:line="240" w:lineRule="auto"/>
              <w:rPr>
                <w:ins w:id="180" w:author="Windows User" w:date="2023-03-29T09:53:00Z"/>
                <w:rFonts w:eastAsia="Times New Roman" w:cs="Times New Roman"/>
                <w:color w:val="000000"/>
                <w:lang w:val="es-MX" w:eastAsia="es-MX"/>
              </w:rPr>
            </w:pPr>
            <w:ins w:id="181" w:author="Windows User" w:date="2023-03-29T09:53:00Z">
              <w:r>
                <w:rPr>
                  <w:rFonts w:eastAsia="Times New Roman" w:cs="Times New Roman"/>
                  <w:color w:val="000000"/>
                  <w:lang w:val="es-MX" w:eastAsia="es-MX"/>
                </w:rPr>
                <w:t>1.1.1.1</w:t>
              </w:r>
            </w:ins>
          </w:p>
        </w:tc>
        <w:tc>
          <w:tcPr>
            <w:tcW w:w="1200" w:type="dxa"/>
            <w:noWrap/>
            <w:vAlign w:val="bottom"/>
            <w:hideMark/>
          </w:tcPr>
          <w:p w14:paraId="4071DF11" w14:textId="77777777" w:rsidR="00575661" w:rsidRDefault="00575661">
            <w:pPr>
              <w:rPr>
                <w:ins w:id="182" w:author="Windows User" w:date="2023-03-29T09:53:00Z"/>
                <w:rFonts w:eastAsia="Times New Roman" w:cs="Times New Roman"/>
                <w:color w:val="000000"/>
                <w:lang w:val="es-MX" w:eastAsia="es-MX"/>
              </w:rPr>
            </w:pPr>
          </w:p>
        </w:tc>
        <w:tc>
          <w:tcPr>
            <w:tcW w:w="1200" w:type="dxa"/>
            <w:noWrap/>
            <w:vAlign w:val="bottom"/>
            <w:hideMark/>
          </w:tcPr>
          <w:p w14:paraId="6B8760C5" w14:textId="77777777" w:rsidR="00575661" w:rsidRDefault="00575661">
            <w:pPr>
              <w:spacing w:after="0"/>
              <w:rPr>
                <w:ins w:id="183" w:author="Windows User" w:date="2023-03-29T09:53:00Z"/>
                <w:sz w:val="20"/>
                <w:szCs w:val="20"/>
                <w:lang w:val="es-MX" w:eastAsia="es-MX"/>
              </w:rPr>
            </w:pPr>
          </w:p>
        </w:tc>
        <w:tc>
          <w:tcPr>
            <w:tcW w:w="1200" w:type="dxa"/>
            <w:noWrap/>
            <w:vAlign w:val="bottom"/>
            <w:hideMark/>
          </w:tcPr>
          <w:p w14:paraId="43985E5A" w14:textId="77777777" w:rsidR="00575661" w:rsidRDefault="00575661">
            <w:pPr>
              <w:spacing w:after="0"/>
              <w:rPr>
                <w:ins w:id="184" w:author="Windows User" w:date="2023-03-29T09:53:00Z"/>
                <w:sz w:val="20"/>
                <w:szCs w:val="20"/>
                <w:lang w:val="es-MX" w:eastAsia="es-MX"/>
              </w:rPr>
            </w:pPr>
          </w:p>
        </w:tc>
        <w:tc>
          <w:tcPr>
            <w:tcW w:w="1200" w:type="dxa"/>
            <w:noWrap/>
            <w:vAlign w:val="bottom"/>
            <w:hideMark/>
          </w:tcPr>
          <w:p w14:paraId="4768750B" w14:textId="77777777" w:rsidR="00575661" w:rsidRDefault="00575661">
            <w:pPr>
              <w:spacing w:after="0"/>
              <w:rPr>
                <w:ins w:id="185" w:author="Windows User" w:date="2023-03-29T09:53:00Z"/>
                <w:sz w:val="20"/>
                <w:szCs w:val="20"/>
                <w:lang w:val="es-MX" w:eastAsia="es-MX"/>
              </w:rPr>
            </w:pPr>
          </w:p>
        </w:tc>
      </w:tr>
      <w:tr w:rsidR="00575661" w14:paraId="64FDA569" w14:textId="77777777" w:rsidTr="00575661">
        <w:trPr>
          <w:trHeight w:val="375"/>
          <w:ins w:id="186" w:author="Windows User" w:date="2023-03-29T09:53:00Z"/>
        </w:trPr>
        <w:tc>
          <w:tcPr>
            <w:tcW w:w="0" w:type="auto"/>
            <w:vMerge/>
            <w:tcBorders>
              <w:top w:val="single" w:sz="4" w:space="0" w:color="auto"/>
              <w:left w:val="single" w:sz="8" w:space="0" w:color="auto"/>
              <w:bottom w:val="nil"/>
              <w:right w:val="single" w:sz="4" w:space="0" w:color="auto"/>
            </w:tcBorders>
            <w:vAlign w:val="center"/>
            <w:hideMark/>
          </w:tcPr>
          <w:p w14:paraId="0E851C61" w14:textId="77777777" w:rsidR="00575661" w:rsidRDefault="00575661">
            <w:pPr>
              <w:spacing w:after="0"/>
              <w:rPr>
                <w:ins w:id="187" w:author="Windows User" w:date="2023-03-29T09:53:00Z"/>
                <w:rFonts w:eastAsia="Times New Roman" w:cs="Times New Roman"/>
                <w:color w:val="000000"/>
                <w:sz w:val="14"/>
                <w:szCs w:val="14"/>
                <w:lang w:val="es-MX" w:eastAsia="es-MX"/>
              </w:rPr>
            </w:pPr>
          </w:p>
        </w:tc>
        <w:tc>
          <w:tcPr>
            <w:tcW w:w="1200" w:type="dxa"/>
            <w:vMerge w:val="restart"/>
            <w:tcBorders>
              <w:top w:val="nil"/>
              <w:left w:val="single" w:sz="4" w:space="0" w:color="auto"/>
              <w:bottom w:val="single" w:sz="4" w:space="0" w:color="000000"/>
              <w:right w:val="single" w:sz="4" w:space="0" w:color="auto"/>
            </w:tcBorders>
            <w:noWrap/>
            <w:vAlign w:val="center"/>
            <w:hideMark/>
          </w:tcPr>
          <w:p w14:paraId="239E5E00" w14:textId="77777777" w:rsidR="00575661" w:rsidRDefault="00575661">
            <w:pPr>
              <w:spacing w:after="0" w:line="240" w:lineRule="auto"/>
              <w:jc w:val="center"/>
              <w:rPr>
                <w:ins w:id="188" w:author="Windows User" w:date="2023-03-29T09:53:00Z"/>
                <w:rFonts w:eastAsia="Times New Roman" w:cs="Times New Roman"/>
                <w:color w:val="000000"/>
                <w:lang w:val="es-MX" w:eastAsia="es-MX"/>
              </w:rPr>
            </w:pPr>
            <w:ins w:id="189" w:author="Windows User" w:date="2023-03-29T09:53:00Z">
              <w:r>
                <w:rPr>
                  <w:rFonts w:eastAsia="Times New Roman" w:cs="Times New Roman"/>
                  <w:color w:val="000000"/>
                  <w:lang w:val="es-MX" w:eastAsia="es-MX"/>
                </w:rPr>
                <w:t>2</w:t>
              </w:r>
            </w:ins>
          </w:p>
        </w:tc>
        <w:tc>
          <w:tcPr>
            <w:tcW w:w="1400" w:type="dxa"/>
            <w:vMerge w:val="restart"/>
            <w:tcBorders>
              <w:top w:val="nil"/>
              <w:left w:val="single" w:sz="4" w:space="0" w:color="auto"/>
              <w:bottom w:val="single" w:sz="4" w:space="0" w:color="000000"/>
              <w:right w:val="single" w:sz="4" w:space="0" w:color="auto"/>
            </w:tcBorders>
            <w:noWrap/>
            <w:vAlign w:val="center"/>
            <w:hideMark/>
          </w:tcPr>
          <w:p w14:paraId="0D88F8A6" w14:textId="77777777" w:rsidR="00575661" w:rsidRDefault="00575661">
            <w:pPr>
              <w:spacing w:after="0" w:line="240" w:lineRule="auto"/>
              <w:jc w:val="center"/>
              <w:rPr>
                <w:ins w:id="190" w:author="Windows User" w:date="2023-03-29T09:53:00Z"/>
                <w:rFonts w:eastAsia="Times New Roman" w:cs="Times New Roman"/>
                <w:color w:val="000000"/>
                <w:lang w:val="es-MX" w:eastAsia="es-MX"/>
              </w:rPr>
            </w:pPr>
            <w:ins w:id="191" w:author="Windows User" w:date="2023-03-29T09:53:00Z">
              <w:r>
                <w:rPr>
                  <w:rFonts w:eastAsia="Times New Roman" w:cs="Times New Roman"/>
                  <w:color w:val="000000"/>
                  <w:lang w:val="es-MX" w:eastAsia="es-MX"/>
                </w:rPr>
                <w:t>2.1</w:t>
              </w:r>
            </w:ins>
          </w:p>
        </w:tc>
        <w:tc>
          <w:tcPr>
            <w:tcW w:w="1200" w:type="dxa"/>
            <w:tcBorders>
              <w:top w:val="nil"/>
              <w:left w:val="nil"/>
              <w:bottom w:val="single" w:sz="4" w:space="0" w:color="auto"/>
              <w:right w:val="single" w:sz="4" w:space="0" w:color="auto"/>
            </w:tcBorders>
            <w:hideMark/>
          </w:tcPr>
          <w:p w14:paraId="5AB7B931" w14:textId="77777777" w:rsidR="00575661" w:rsidRDefault="00575661">
            <w:pPr>
              <w:spacing w:after="0" w:line="240" w:lineRule="auto"/>
              <w:jc w:val="center"/>
              <w:rPr>
                <w:ins w:id="192" w:author="Windows User" w:date="2023-03-29T09:53:00Z"/>
                <w:rFonts w:eastAsia="Times New Roman" w:cs="Times New Roman"/>
                <w:b/>
                <w:bCs/>
                <w:color w:val="000000"/>
                <w:sz w:val="28"/>
                <w:szCs w:val="28"/>
                <w:lang w:val="es-MX" w:eastAsia="es-MX"/>
              </w:rPr>
            </w:pPr>
            <w:ins w:id="193" w:author="Windows User" w:date="2023-03-29T09:53:00Z">
              <w:r>
                <w:rPr>
                  <w:rFonts w:eastAsia="Times New Roman" w:cs="Times New Roman"/>
                  <w:b/>
                  <w:bCs/>
                  <w:color w:val="000000"/>
                  <w:sz w:val="28"/>
                  <w:szCs w:val="28"/>
                  <w:lang w:val="es-MX" w:eastAsia="es-MX"/>
                </w:rPr>
                <w:t>2.2.1</w:t>
              </w:r>
            </w:ins>
          </w:p>
        </w:tc>
        <w:tc>
          <w:tcPr>
            <w:tcW w:w="1200" w:type="dxa"/>
            <w:noWrap/>
            <w:vAlign w:val="bottom"/>
            <w:hideMark/>
          </w:tcPr>
          <w:p w14:paraId="5548722E" w14:textId="77777777" w:rsidR="00575661" w:rsidRDefault="00575661">
            <w:pPr>
              <w:rPr>
                <w:ins w:id="194" w:author="Windows User" w:date="2023-03-29T09:53:00Z"/>
                <w:rFonts w:eastAsia="Times New Roman" w:cs="Times New Roman"/>
                <w:b/>
                <w:bCs/>
                <w:color w:val="000000"/>
                <w:sz w:val="28"/>
                <w:szCs w:val="28"/>
                <w:lang w:val="es-MX" w:eastAsia="es-MX"/>
              </w:rPr>
            </w:pPr>
          </w:p>
        </w:tc>
        <w:tc>
          <w:tcPr>
            <w:tcW w:w="1200" w:type="dxa"/>
            <w:noWrap/>
            <w:vAlign w:val="bottom"/>
            <w:hideMark/>
          </w:tcPr>
          <w:p w14:paraId="57511F55" w14:textId="77777777" w:rsidR="00575661" w:rsidRDefault="00575661">
            <w:pPr>
              <w:spacing w:after="0"/>
              <w:rPr>
                <w:ins w:id="195" w:author="Windows User" w:date="2023-03-29T09:53:00Z"/>
                <w:sz w:val="20"/>
                <w:szCs w:val="20"/>
                <w:lang w:val="es-MX" w:eastAsia="es-MX"/>
              </w:rPr>
            </w:pPr>
          </w:p>
        </w:tc>
        <w:tc>
          <w:tcPr>
            <w:tcW w:w="1200" w:type="dxa"/>
            <w:noWrap/>
            <w:vAlign w:val="bottom"/>
            <w:hideMark/>
          </w:tcPr>
          <w:p w14:paraId="5E2BEACD" w14:textId="77777777" w:rsidR="00575661" w:rsidRDefault="00575661">
            <w:pPr>
              <w:spacing w:after="0"/>
              <w:rPr>
                <w:ins w:id="196" w:author="Windows User" w:date="2023-03-29T09:53:00Z"/>
                <w:sz w:val="20"/>
                <w:szCs w:val="20"/>
                <w:lang w:val="es-MX" w:eastAsia="es-MX"/>
              </w:rPr>
            </w:pPr>
          </w:p>
        </w:tc>
        <w:tc>
          <w:tcPr>
            <w:tcW w:w="1200" w:type="dxa"/>
            <w:noWrap/>
            <w:vAlign w:val="bottom"/>
            <w:hideMark/>
          </w:tcPr>
          <w:p w14:paraId="55DB9C07" w14:textId="77777777" w:rsidR="00575661" w:rsidRDefault="00575661">
            <w:pPr>
              <w:spacing w:after="0"/>
              <w:rPr>
                <w:ins w:id="197" w:author="Windows User" w:date="2023-03-29T09:53:00Z"/>
                <w:sz w:val="20"/>
                <w:szCs w:val="20"/>
                <w:lang w:val="es-MX" w:eastAsia="es-MX"/>
              </w:rPr>
            </w:pPr>
          </w:p>
        </w:tc>
      </w:tr>
      <w:tr w:rsidR="00575661" w14:paraId="0EFA4E2D" w14:textId="77777777" w:rsidTr="00575661">
        <w:trPr>
          <w:trHeight w:val="300"/>
          <w:ins w:id="198" w:author="Windows User" w:date="2023-03-29T09:53:00Z"/>
        </w:trPr>
        <w:tc>
          <w:tcPr>
            <w:tcW w:w="0" w:type="auto"/>
            <w:vMerge/>
            <w:tcBorders>
              <w:top w:val="single" w:sz="4" w:space="0" w:color="auto"/>
              <w:left w:val="single" w:sz="8" w:space="0" w:color="auto"/>
              <w:bottom w:val="nil"/>
              <w:right w:val="single" w:sz="4" w:space="0" w:color="auto"/>
            </w:tcBorders>
            <w:vAlign w:val="center"/>
            <w:hideMark/>
          </w:tcPr>
          <w:p w14:paraId="71BFAA6C" w14:textId="77777777" w:rsidR="00575661" w:rsidRDefault="00575661">
            <w:pPr>
              <w:spacing w:after="0"/>
              <w:rPr>
                <w:ins w:id="199"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60F9E60C" w14:textId="77777777" w:rsidR="00575661" w:rsidRDefault="00575661">
            <w:pPr>
              <w:spacing w:after="0"/>
              <w:rPr>
                <w:ins w:id="200"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6DFB3B17" w14:textId="77777777" w:rsidR="00575661" w:rsidRDefault="00575661">
            <w:pPr>
              <w:spacing w:after="0"/>
              <w:rPr>
                <w:ins w:id="201" w:author="Windows User" w:date="2023-03-29T09:53:00Z"/>
                <w:rFonts w:eastAsia="Times New Roman" w:cs="Times New Roman"/>
                <w:color w:val="000000"/>
                <w:lang w:val="es-MX" w:eastAsia="es-MX"/>
              </w:rPr>
            </w:pPr>
          </w:p>
        </w:tc>
        <w:tc>
          <w:tcPr>
            <w:tcW w:w="1200" w:type="dxa"/>
            <w:tcBorders>
              <w:top w:val="nil"/>
              <w:left w:val="nil"/>
              <w:bottom w:val="single" w:sz="4" w:space="0" w:color="auto"/>
              <w:right w:val="single" w:sz="4" w:space="0" w:color="auto"/>
            </w:tcBorders>
            <w:shd w:val="clear" w:color="auto" w:fill="FFFF00"/>
            <w:hideMark/>
          </w:tcPr>
          <w:p w14:paraId="5A16CE4D" w14:textId="77777777" w:rsidR="00575661" w:rsidRDefault="00575661">
            <w:pPr>
              <w:spacing w:after="0" w:line="240" w:lineRule="auto"/>
              <w:rPr>
                <w:ins w:id="202" w:author="Windows User" w:date="2023-03-29T09:53:00Z"/>
                <w:rFonts w:eastAsia="Times New Roman" w:cs="Times New Roman"/>
                <w:color w:val="000000"/>
                <w:lang w:val="es-MX" w:eastAsia="es-MX"/>
              </w:rPr>
            </w:pPr>
            <w:ins w:id="203" w:author="Windows User" w:date="2023-03-29T09:53:00Z">
              <w:r>
                <w:rPr>
                  <w:rFonts w:eastAsia="Times New Roman" w:cs="Times New Roman"/>
                  <w:color w:val="000000"/>
                  <w:lang w:val="es-MX" w:eastAsia="es-MX"/>
                </w:rPr>
                <w:t>2.2.1.1</w:t>
              </w:r>
            </w:ins>
          </w:p>
        </w:tc>
        <w:tc>
          <w:tcPr>
            <w:tcW w:w="1200" w:type="dxa"/>
            <w:noWrap/>
            <w:vAlign w:val="bottom"/>
            <w:hideMark/>
          </w:tcPr>
          <w:p w14:paraId="37F53E02" w14:textId="77777777" w:rsidR="00575661" w:rsidRDefault="00575661">
            <w:pPr>
              <w:rPr>
                <w:ins w:id="204" w:author="Windows User" w:date="2023-03-29T09:53:00Z"/>
                <w:rFonts w:eastAsia="Times New Roman" w:cs="Times New Roman"/>
                <w:color w:val="000000"/>
                <w:lang w:val="es-MX" w:eastAsia="es-MX"/>
              </w:rPr>
            </w:pPr>
          </w:p>
        </w:tc>
        <w:tc>
          <w:tcPr>
            <w:tcW w:w="1200" w:type="dxa"/>
            <w:noWrap/>
            <w:vAlign w:val="bottom"/>
            <w:hideMark/>
          </w:tcPr>
          <w:p w14:paraId="5658AAFE" w14:textId="77777777" w:rsidR="00575661" w:rsidRDefault="00575661">
            <w:pPr>
              <w:spacing w:after="0"/>
              <w:rPr>
                <w:ins w:id="205" w:author="Windows User" w:date="2023-03-29T09:53:00Z"/>
                <w:sz w:val="20"/>
                <w:szCs w:val="20"/>
                <w:lang w:val="es-MX" w:eastAsia="es-MX"/>
              </w:rPr>
            </w:pPr>
          </w:p>
        </w:tc>
        <w:tc>
          <w:tcPr>
            <w:tcW w:w="1200" w:type="dxa"/>
            <w:noWrap/>
            <w:vAlign w:val="bottom"/>
            <w:hideMark/>
          </w:tcPr>
          <w:p w14:paraId="22A4AB11" w14:textId="77777777" w:rsidR="00575661" w:rsidRDefault="00575661">
            <w:pPr>
              <w:spacing w:after="0"/>
              <w:rPr>
                <w:ins w:id="206" w:author="Windows User" w:date="2023-03-29T09:53:00Z"/>
                <w:sz w:val="20"/>
                <w:szCs w:val="20"/>
                <w:lang w:val="es-MX" w:eastAsia="es-MX"/>
              </w:rPr>
            </w:pPr>
          </w:p>
        </w:tc>
        <w:tc>
          <w:tcPr>
            <w:tcW w:w="1200" w:type="dxa"/>
            <w:noWrap/>
            <w:vAlign w:val="bottom"/>
            <w:hideMark/>
          </w:tcPr>
          <w:p w14:paraId="22436805" w14:textId="77777777" w:rsidR="00575661" w:rsidRDefault="00575661">
            <w:pPr>
              <w:spacing w:after="0"/>
              <w:rPr>
                <w:ins w:id="207" w:author="Windows User" w:date="2023-03-29T09:53:00Z"/>
                <w:sz w:val="20"/>
                <w:szCs w:val="20"/>
                <w:lang w:val="es-MX" w:eastAsia="es-MX"/>
              </w:rPr>
            </w:pPr>
          </w:p>
        </w:tc>
      </w:tr>
      <w:tr w:rsidR="00575661" w14:paraId="1558181A" w14:textId="77777777" w:rsidTr="00575661">
        <w:trPr>
          <w:trHeight w:val="300"/>
          <w:ins w:id="208" w:author="Windows User" w:date="2023-03-29T09:53:00Z"/>
        </w:trPr>
        <w:tc>
          <w:tcPr>
            <w:tcW w:w="0" w:type="auto"/>
            <w:vMerge/>
            <w:tcBorders>
              <w:top w:val="single" w:sz="4" w:space="0" w:color="auto"/>
              <w:left w:val="single" w:sz="8" w:space="0" w:color="auto"/>
              <w:bottom w:val="nil"/>
              <w:right w:val="single" w:sz="4" w:space="0" w:color="auto"/>
            </w:tcBorders>
            <w:vAlign w:val="center"/>
            <w:hideMark/>
          </w:tcPr>
          <w:p w14:paraId="3395DD54" w14:textId="77777777" w:rsidR="00575661" w:rsidRDefault="00575661">
            <w:pPr>
              <w:spacing w:after="0"/>
              <w:rPr>
                <w:ins w:id="209"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1758B636" w14:textId="77777777" w:rsidR="00575661" w:rsidRDefault="00575661">
            <w:pPr>
              <w:spacing w:after="0"/>
              <w:rPr>
                <w:ins w:id="210"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4152EF2A" w14:textId="77777777" w:rsidR="00575661" w:rsidRDefault="00575661">
            <w:pPr>
              <w:spacing w:after="0"/>
              <w:rPr>
                <w:ins w:id="211" w:author="Windows User" w:date="2023-03-29T09:53:00Z"/>
                <w:rFonts w:eastAsia="Times New Roman" w:cs="Times New Roman"/>
                <w:color w:val="000000"/>
                <w:lang w:val="es-MX" w:eastAsia="es-MX"/>
              </w:rPr>
            </w:pPr>
          </w:p>
        </w:tc>
        <w:tc>
          <w:tcPr>
            <w:tcW w:w="1200" w:type="dxa"/>
            <w:tcBorders>
              <w:top w:val="nil"/>
              <w:left w:val="nil"/>
              <w:bottom w:val="single" w:sz="4" w:space="0" w:color="auto"/>
              <w:right w:val="single" w:sz="4" w:space="0" w:color="auto"/>
            </w:tcBorders>
            <w:shd w:val="clear" w:color="auto" w:fill="FFFF00"/>
            <w:hideMark/>
          </w:tcPr>
          <w:p w14:paraId="25ADE4EB" w14:textId="77777777" w:rsidR="00575661" w:rsidRDefault="00575661">
            <w:pPr>
              <w:spacing w:after="0" w:line="240" w:lineRule="auto"/>
              <w:rPr>
                <w:ins w:id="212" w:author="Windows User" w:date="2023-03-29T09:53:00Z"/>
                <w:rFonts w:eastAsia="Times New Roman" w:cs="Times New Roman"/>
                <w:color w:val="000000"/>
                <w:lang w:val="es-MX" w:eastAsia="es-MX"/>
              </w:rPr>
            </w:pPr>
            <w:ins w:id="213" w:author="Windows User" w:date="2023-03-29T09:53:00Z">
              <w:r>
                <w:rPr>
                  <w:rFonts w:eastAsia="Times New Roman" w:cs="Times New Roman"/>
                  <w:color w:val="000000"/>
                  <w:lang w:val="es-MX" w:eastAsia="es-MX"/>
                </w:rPr>
                <w:t>2.2.2.2</w:t>
              </w:r>
            </w:ins>
          </w:p>
        </w:tc>
        <w:tc>
          <w:tcPr>
            <w:tcW w:w="1200" w:type="dxa"/>
            <w:noWrap/>
            <w:vAlign w:val="bottom"/>
            <w:hideMark/>
          </w:tcPr>
          <w:p w14:paraId="1B33C9DD" w14:textId="77777777" w:rsidR="00575661" w:rsidRDefault="00575661">
            <w:pPr>
              <w:rPr>
                <w:ins w:id="214" w:author="Windows User" w:date="2023-03-29T09:53:00Z"/>
                <w:rFonts w:eastAsia="Times New Roman" w:cs="Times New Roman"/>
                <w:color w:val="000000"/>
                <w:lang w:val="es-MX" w:eastAsia="es-MX"/>
              </w:rPr>
            </w:pPr>
          </w:p>
        </w:tc>
        <w:tc>
          <w:tcPr>
            <w:tcW w:w="1200" w:type="dxa"/>
            <w:noWrap/>
            <w:vAlign w:val="bottom"/>
            <w:hideMark/>
          </w:tcPr>
          <w:p w14:paraId="2CD3E97F" w14:textId="77777777" w:rsidR="00575661" w:rsidRDefault="00575661">
            <w:pPr>
              <w:spacing w:after="0"/>
              <w:rPr>
                <w:ins w:id="215" w:author="Windows User" w:date="2023-03-29T09:53:00Z"/>
                <w:sz w:val="20"/>
                <w:szCs w:val="20"/>
                <w:lang w:val="es-MX" w:eastAsia="es-MX"/>
              </w:rPr>
            </w:pPr>
          </w:p>
        </w:tc>
        <w:tc>
          <w:tcPr>
            <w:tcW w:w="1200" w:type="dxa"/>
            <w:noWrap/>
            <w:vAlign w:val="bottom"/>
            <w:hideMark/>
          </w:tcPr>
          <w:p w14:paraId="58B1682E" w14:textId="77777777" w:rsidR="00575661" w:rsidRDefault="00575661">
            <w:pPr>
              <w:spacing w:after="0"/>
              <w:rPr>
                <w:ins w:id="216" w:author="Windows User" w:date="2023-03-29T09:53:00Z"/>
                <w:sz w:val="20"/>
                <w:szCs w:val="20"/>
                <w:lang w:val="es-MX" w:eastAsia="es-MX"/>
              </w:rPr>
            </w:pPr>
          </w:p>
        </w:tc>
        <w:tc>
          <w:tcPr>
            <w:tcW w:w="1200" w:type="dxa"/>
            <w:noWrap/>
            <w:vAlign w:val="bottom"/>
            <w:hideMark/>
          </w:tcPr>
          <w:p w14:paraId="28F68BA6" w14:textId="77777777" w:rsidR="00575661" w:rsidRDefault="00575661">
            <w:pPr>
              <w:spacing w:after="0"/>
              <w:rPr>
                <w:ins w:id="217" w:author="Windows User" w:date="2023-03-29T09:53:00Z"/>
                <w:sz w:val="20"/>
                <w:szCs w:val="20"/>
                <w:lang w:val="es-MX" w:eastAsia="es-MX"/>
              </w:rPr>
            </w:pPr>
          </w:p>
        </w:tc>
      </w:tr>
      <w:tr w:rsidR="00575661" w14:paraId="43D3F616" w14:textId="77777777" w:rsidTr="00575661">
        <w:trPr>
          <w:trHeight w:val="375"/>
          <w:ins w:id="218" w:author="Windows User" w:date="2023-03-29T09:53:00Z"/>
        </w:trPr>
        <w:tc>
          <w:tcPr>
            <w:tcW w:w="0" w:type="auto"/>
            <w:vMerge/>
            <w:tcBorders>
              <w:top w:val="single" w:sz="4" w:space="0" w:color="auto"/>
              <w:left w:val="single" w:sz="8" w:space="0" w:color="auto"/>
              <w:bottom w:val="nil"/>
              <w:right w:val="single" w:sz="4" w:space="0" w:color="auto"/>
            </w:tcBorders>
            <w:vAlign w:val="center"/>
            <w:hideMark/>
          </w:tcPr>
          <w:p w14:paraId="6FA16B25" w14:textId="77777777" w:rsidR="00575661" w:rsidRDefault="00575661">
            <w:pPr>
              <w:spacing w:after="0"/>
              <w:rPr>
                <w:ins w:id="219" w:author="Windows User" w:date="2023-03-29T09:53:00Z"/>
                <w:rFonts w:eastAsia="Times New Roman" w:cs="Times New Roman"/>
                <w:color w:val="000000"/>
                <w:sz w:val="14"/>
                <w:szCs w:val="14"/>
                <w:lang w:val="es-MX" w:eastAsia="es-MX"/>
              </w:rPr>
            </w:pPr>
          </w:p>
        </w:tc>
        <w:tc>
          <w:tcPr>
            <w:tcW w:w="1200" w:type="dxa"/>
            <w:vMerge w:val="restart"/>
            <w:tcBorders>
              <w:top w:val="nil"/>
              <w:left w:val="single" w:sz="4" w:space="0" w:color="auto"/>
              <w:bottom w:val="single" w:sz="4" w:space="0" w:color="000000"/>
              <w:right w:val="single" w:sz="4" w:space="0" w:color="auto"/>
            </w:tcBorders>
            <w:noWrap/>
            <w:vAlign w:val="center"/>
            <w:hideMark/>
          </w:tcPr>
          <w:p w14:paraId="1E985225" w14:textId="77777777" w:rsidR="00575661" w:rsidRDefault="00575661">
            <w:pPr>
              <w:spacing w:after="0" w:line="240" w:lineRule="auto"/>
              <w:jc w:val="center"/>
              <w:rPr>
                <w:ins w:id="220" w:author="Windows User" w:date="2023-03-29T09:53:00Z"/>
                <w:rFonts w:eastAsia="Times New Roman" w:cs="Times New Roman"/>
                <w:color w:val="000000"/>
                <w:lang w:val="es-MX" w:eastAsia="es-MX"/>
              </w:rPr>
            </w:pPr>
            <w:ins w:id="221" w:author="Windows User" w:date="2023-03-29T09:53:00Z">
              <w:r>
                <w:rPr>
                  <w:rFonts w:eastAsia="Times New Roman" w:cs="Times New Roman"/>
                  <w:color w:val="000000"/>
                  <w:lang w:val="es-MX" w:eastAsia="es-MX"/>
                </w:rPr>
                <w:t>3</w:t>
              </w:r>
            </w:ins>
          </w:p>
        </w:tc>
        <w:tc>
          <w:tcPr>
            <w:tcW w:w="1400" w:type="dxa"/>
            <w:vMerge w:val="restart"/>
            <w:tcBorders>
              <w:top w:val="nil"/>
              <w:left w:val="single" w:sz="4" w:space="0" w:color="auto"/>
              <w:bottom w:val="single" w:sz="4" w:space="0" w:color="000000"/>
              <w:right w:val="single" w:sz="4" w:space="0" w:color="auto"/>
            </w:tcBorders>
            <w:noWrap/>
            <w:vAlign w:val="center"/>
            <w:hideMark/>
          </w:tcPr>
          <w:p w14:paraId="549417E7" w14:textId="77777777" w:rsidR="00575661" w:rsidRDefault="00575661">
            <w:pPr>
              <w:spacing w:after="0" w:line="240" w:lineRule="auto"/>
              <w:jc w:val="center"/>
              <w:rPr>
                <w:ins w:id="222" w:author="Windows User" w:date="2023-03-29T09:53:00Z"/>
                <w:rFonts w:eastAsia="Times New Roman" w:cs="Times New Roman"/>
                <w:color w:val="000000"/>
                <w:lang w:val="es-MX" w:eastAsia="es-MX"/>
              </w:rPr>
            </w:pPr>
            <w:ins w:id="223" w:author="Windows User" w:date="2023-03-29T09:53:00Z">
              <w:r>
                <w:rPr>
                  <w:rFonts w:eastAsia="Times New Roman" w:cs="Times New Roman"/>
                  <w:color w:val="000000"/>
                  <w:lang w:val="es-MX" w:eastAsia="es-MX"/>
                </w:rPr>
                <w:t>3.1</w:t>
              </w:r>
            </w:ins>
          </w:p>
        </w:tc>
        <w:tc>
          <w:tcPr>
            <w:tcW w:w="1200" w:type="dxa"/>
            <w:tcBorders>
              <w:top w:val="nil"/>
              <w:left w:val="nil"/>
              <w:bottom w:val="single" w:sz="4" w:space="0" w:color="auto"/>
              <w:right w:val="single" w:sz="4" w:space="0" w:color="auto"/>
            </w:tcBorders>
            <w:hideMark/>
          </w:tcPr>
          <w:p w14:paraId="5065D72D" w14:textId="77777777" w:rsidR="00575661" w:rsidRDefault="00575661">
            <w:pPr>
              <w:spacing w:after="0" w:line="240" w:lineRule="auto"/>
              <w:jc w:val="center"/>
              <w:rPr>
                <w:ins w:id="224" w:author="Windows User" w:date="2023-03-29T09:53:00Z"/>
                <w:rFonts w:eastAsia="Times New Roman" w:cs="Times New Roman"/>
                <w:b/>
                <w:bCs/>
                <w:color w:val="000000"/>
                <w:sz w:val="28"/>
                <w:szCs w:val="28"/>
                <w:lang w:val="es-MX" w:eastAsia="es-MX"/>
              </w:rPr>
            </w:pPr>
            <w:ins w:id="225" w:author="Windows User" w:date="2023-03-29T09:53:00Z">
              <w:r>
                <w:rPr>
                  <w:rFonts w:eastAsia="Times New Roman" w:cs="Times New Roman"/>
                  <w:b/>
                  <w:bCs/>
                  <w:color w:val="000000"/>
                  <w:sz w:val="28"/>
                  <w:szCs w:val="28"/>
                  <w:lang w:val="es-MX" w:eastAsia="es-MX"/>
                </w:rPr>
                <w:t>3.3.1</w:t>
              </w:r>
            </w:ins>
          </w:p>
        </w:tc>
        <w:tc>
          <w:tcPr>
            <w:tcW w:w="1200" w:type="dxa"/>
            <w:noWrap/>
            <w:vAlign w:val="bottom"/>
            <w:hideMark/>
          </w:tcPr>
          <w:p w14:paraId="6DFCC684" w14:textId="77777777" w:rsidR="00575661" w:rsidRDefault="00575661">
            <w:pPr>
              <w:rPr>
                <w:ins w:id="226" w:author="Windows User" w:date="2023-03-29T09:53:00Z"/>
                <w:rFonts w:eastAsia="Times New Roman" w:cs="Times New Roman"/>
                <w:b/>
                <w:bCs/>
                <w:color w:val="000000"/>
                <w:sz w:val="28"/>
                <w:szCs w:val="28"/>
                <w:lang w:val="es-MX" w:eastAsia="es-MX"/>
              </w:rPr>
            </w:pPr>
          </w:p>
        </w:tc>
        <w:tc>
          <w:tcPr>
            <w:tcW w:w="1200" w:type="dxa"/>
            <w:noWrap/>
            <w:vAlign w:val="bottom"/>
            <w:hideMark/>
          </w:tcPr>
          <w:p w14:paraId="1558A8BF" w14:textId="77777777" w:rsidR="00575661" w:rsidRDefault="00575661">
            <w:pPr>
              <w:spacing w:after="0"/>
              <w:rPr>
                <w:ins w:id="227" w:author="Windows User" w:date="2023-03-29T09:53:00Z"/>
                <w:sz w:val="20"/>
                <w:szCs w:val="20"/>
                <w:lang w:val="es-MX" w:eastAsia="es-MX"/>
              </w:rPr>
            </w:pPr>
          </w:p>
        </w:tc>
        <w:tc>
          <w:tcPr>
            <w:tcW w:w="1200" w:type="dxa"/>
            <w:noWrap/>
            <w:vAlign w:val="bottom"/>
            <w:hideMark/>
          </w:tcPr>
          <w:p w14:paraId="054E655B" w14:textId="77777777" w:rsidR="00575661" w:rsidRDefault="00575661">
            <w:pPr>
              <w:spacing w:after="0"/>
              <w:rPr>
                <w:ins w:id="228" w:author="Windows User" w:date="2023-03-29T09:53:00Z"/>
                <w:sz w:val="20"/>
                <w:szCs w:val="20"/>
                <w:lang w:val="es-MX" w:eastAsia="es-MX"/>
              </w:rPr>
            </w:pPr>
          </w:p>
        </w:tc>
        <w:tc>
          <w:tcPr>
            <w:tcW w:w="1200" w:type="dxa"/>
            <w:noWrap/>
            <w:vAlign w:val="bottom"/>
            <w:hideMark/>
          </w:tcPr>
          <w:p w14:paraId="2B930FDA" w14:textId="77777777" w:rsidR="00575661" w:rsidRDefault="00575661">
            <w:pPr>
              <w:spacing w:after="0"/>
              <w:rPr>
                <w:ins w:id="229" w:author="Windows User" w:date="2023-03-29T09:53:00Z"/>
                <w:sz w:val="20"/>
                <w:szCs w:val="20"/>
                <w:lang w:val="es-MX" w:eastAsia="es-MX"/>
              </w:rPr>
            </w:pPr>
          </w:p>
        </w:tc>
      </w:tr>
      <w:tr w:rsidR="00575661" w14:paraId="33B404B6" w14:textId="77777777" w:rsidTr="00575661">
        <w:trPr>
          <w:trHeight w:val="300"/>
          <w:ins w:id="230" w:author="Windows User" w:date="2023-03-29T09:53:00Z"/>
        </w:trPr>
        <w:tc>
          <w:tcPr>
            <w:tcW w:w="0" w:type="auto"/>
            <w:vMerge/>
            <w:tcBorders>
              <w:top w:val="single" w:sz="4" w:space="0" w:color="auto"/>
              <w:left w:val="single" w:sz="8" w:space="0" w:color="auto"/>
              <w:bottom w:val="nil"/>
              <w:right w:val="single" w:sz="4" w:space="0" w:color="auto"/>
            </w:tcBorders>
            <w:vAlign w:val="center"/>
            <w:hideMark/>
          </w:tcPr>
          <w:p w14:paraId="3594864E" w14:textId="77777777" w:rsidR="00575661" w:rsidRDefault="00575661">
            <w:pPr>
              <w:spacing w:after="0"/>
              <w:rPr>
                <w:ins w:id="231"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1DF12FC9" w14:textId="77777777" w:rsidR="00575661" w:rsidRDefault="00575661">
            <w:pPr>
              <w:spacing w:after="0"/>
              <w:rPr>
                <w:ins w:id="232"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48C2F681" w14:textId="77777777" w:rsidR="00575661" w:rsidRDefault="00575661">
            <w:pPr>
              <w:spacing w:after="0"/>
              <w:rPr>
                <w:ins w:id="233" w:author="Windows User" w:date="2023-03-29T09:53:00Z"/>
                <w:rFonts w:eastAsia="Times New Roman" w:cs="Times New Roman"/>
                <w:color w:val="000000"/>
                <w:lang w:val="es-MX" w:eastAsia="es-MX"/>
              </w:rPr>
            </w:pPr>
          </w:p>
        </w:tc>
        <w:tc>
          <w:tcPr>
            <w:tcW w:w="1200" w:type="dxa"/>
            <w:tcBorders>
              <w:top w:val="nil"/>
              <w:left w:val="nil"/>
              <w:bottom w:val="single" w:sz="4" w:space="0" w:color="auto"/>
              <w:right w:val="single" w:sz="4" w:space="0" w:color="auto"/>
            </w:tcBorders>
            <w:shd w:val="clear" w:color="auto" w:fill="FFFF00"/>
            <w:hideMark/>
          </w:tcPr>
          <w:p w14:paraId="7A778D73" w14:textId="77777777" w:rsidR="00575661" w:rsidRDefault="00575661">
            <w:pPr>
              <w:spacing w:after="0" w:line="240" w:lineRule="auto"/>
              <w:rPr>
                <w:ins w:id="234" w:author="Windows User" w:date="2023-03-29T09:53:00Z"/>
                <w:rFonts w:eastAsia="Times New Roman" w:cs="Times New Roman"/>
                <w:color w:val="000000"/>
                <w:lang w:val="es-MX" w:eastAsia="es-MX"/>
              </w:rPr>
            </w:pPr>
            <w:ins w:id="235" w:author="Windows User" w:date="2023-03-29T09:53:00Z">
              <w:r>
                <w:rPr>
                  <w:rFonts w:eastAsia="Times New Roman" w:cs="Times New Roman"/>
                  <w:color w:val="000000"/>
                  <w:lang w:val="es-MX" w:eastAsia="es-MX"/>
                </w:rPr>
                <w:t>3.3.1.1</w:t>
              </w:r>
            </w:ins>
          </w:p>
        </w:tc>
        <w:tc>
          <w:tcPr>
            <w:tcW w:w="1200" w:type="dxa"/>
            <w:noWrap/>
            <w:vAlign w:val="bottom"/>
            <w:hideMark/>
          </w:tcPr>
          <w:p w14:paraId="577A65C5" w14:textId="77777777" w:rsidR="00575661" w:rsidRDefault="00575661">
            <w:pPr>
              <w:rPr>
                <w:ins w:id="236" w:author="Windows User" w:date="2023-03-29T09:53:00Z"/>
                <w:rFonts w:eastAsia="Times New Roman" w:cs="Times New Roman"/>
                <w:color w:val="000000"/>
                <w:lang w:val="es-MX" w:eastAsia="es-MX"/>
              </w:rPr>
            </w:pPr>
          </w:p>
        </w:tc>
        <w:tc>
          <w:tcPr>
            <w:tcW w:w="1200" w:type="dxa"/>
            <w:noWrap/>
            <w:vAlign w:val="bottom"/>
            <w:hideMark/>
          </w:tcPr>
          <w:p w14:paraId="0D9F0D1D" w14:textId="77777777" w:rsidR="00575661" w:rsidRDefault="00575661">
            <w:pPr>
              <w:spacing w:after="0"/>
              <w:rPr>
                <w:ins w:id="237" w:author="Windows User" w:date="2023-03-29T09:53:00Z"/>
                <w:sz w:val="20"/>
                <w:szCs w:val="20"/>
                <w:lang w:val="es-MX" w:eastAsia="es-MX"/>
              </w:rPr>
            </w:pPr>
          </w:p>
        </w:tc>
        <w:tc>
          <w:tcPr>
            <w:tcW w:w="1200" w:type="dxa"/>
            <w:noWrap/>
            <w:vAlign w:val="bottom"/>
            <w:hideMark/>
          </w:tcPr>
          <w:p w14:paraId="29C6BD25" w14:textId="77777777" w:rsidR="00575661" w:rsidRDefault="00575661">
            <w:pPr>
              <w:spacing w:after="0"/>
              <w:rPr>
                <w:ins w:id="238" w:author="Windows User" w:date="2023-03-29T09:53:00Z"/>
                <w:sz w:val="20"/>
                <w:szCs w:val="20"/>
                <w:lang w:val="es-MX" w:eastAsia="es-MX"/>
              </w:rPr>
            </w:pPr>
          </w:p>
        </w:tc>
        <w:tc>
          <w:tcPr>
            <w:tcW w:w="1200" w:type="dxa"/>
            <w:noWrap/>
            <w:vAlign w:val="bottom"/>
            <w:hideMark/>
          </w:tcPr>
          <w:p w14:paraId="48530357" w14:textId="77777777" w:rsidR="00575661" w:rsidRDefault="00575661">
            <w:pPr>
              <w:spacing w:after="0"/>
              <w:rPr>
                <w:ins w:id="239" w:author="Windows User" w:date="2023-03-29T09:53:00Z"/>
                <w:sz w:val="20"/>
                <w:szCs w:val="20"/>
                <w:lang w:val="es-MX" w:eastAsia="es-MX"/>
              </w:rPr>
            </w:pPr>
          </w:p>
        </w:tc>
      </w:tr>
      <w:tr w:rsidR="00575661" w14:paraId="74B9BB78" w14:textId="77777777" w:rsidTr="00575661">
        <w:trPr>
          <w:trHeight w:val="300"/>
          <w:ins w:id="240" w:author="Windows User" w:date="2023-03-29T09:53:00Z"/>
        </w:trPr>
        <w:tc>
          <w:tcPr>
            <w:tcW w:w="0" w:type="auto"/>
            <w:vMerge/>
            <w:tcBorders>
              <w:top w:val="single" w:sz="4" w:space="0" w:color="auto"/>
              <w:left w:val="single" w:sz="8" w:space="0" w:color="auto"/>
              <w:bottom w:val="nil"/>
              <w:right w:val="single" w:sz="4" w:space="0" w:color="auto"/>
            </w:tcBorders>
            <w:vAlign w:val="center"/>
            <w:hideMark/>
          </w:tcPr>
          <w:p w14:paraId="1C25875F" w14:textId="77777777" w:rsidR="00575661" w:rsidRDefault="00575661">
            <w:pPr>
              <w:spacing w:after="0"/>
              <w:rPr>
                <w:ins w:id="241" w:author="Windows User" w:date="2023-03-29T09:53:00Z"/>
                <w:rFonts w:eastAsia="Times New Roman" w:cs="Times New Roman"/>
                <w:color w:val="000000"/>
                <w:sz w:val="14"/>
                <w:szCs w:val="14"/>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66C70567" w14:textId="77777777" w:rsidR="00575661" w:rsidRDefault="00575661">
            <w:pPr>
              <w:spacing w:after="0"/>
              <w:rPr>
                <w:ins w:id="242" w:author="Windows User" w:date="2023-03-29T09:53:00Z"/>
                <w:rFonts w:eastAsia="Times New Roman" w:cs="Times New Roman"/>
                <w:color w:val="000000"/>
                <w:lang w:val="es-MX" w:eastAsia="es-MX"/>
              </w:rPr>
            </w:pPr>
          </w:p>
        </w:tc>
        <w:tc>
          <w:tcPr>
            <w:tcW w:w="0" w:type="auto"/>
            <w:vMerge/>
            <w:tcBorders>
              <w:top w:val="nil"/>
              <w:left w:val="single" w:sz="4" w:space="0" w:color="auto"/>
              <w:bottom w:val="single" w:sz="4" w:space="0" w:color="000000"/>
              <w:right w:val="single" w:sz="4" w:space="0" w:color="auto"/>
            </w:tcBorders>
            <w:vAlign w:val="center"/>
            <w:hideMark/>
          </w:tcPr>
          <w:p w14:paraId="7C271B9A" w14:textId="77777777" w:rsidR="00575661" w:rsidRDefault="00575661">
            <w:pPr>
              <w:spacing w:after="0"/>
              <w:rPr>
                <w:ins w:id="243" w:author="Windows User" w:date="2023-03-29T09:53:00Z"/>
                <w:rFonts w:eastAsia="Times New Roman" w:cs="Times New Roman"/>
                <w:color w:val="000000"/>
                <w:lang w:val="es-MX" w:eastAsia="es-MX"/>
              </w:rPr>
            </w:pPr>
          </w:p>
        </w:tc>
        <w:tc>
          <w:tcPr>
            <w:tcW w:w="1200" w:type="dxa"/>
            <w:tcBorders>
              <w:top w:val="nil"/>
              <w:left w:val="nil"/>
              <w:bottom w:val="single" w:sz="4" w:space="0" w:color="auto"/>
              <w:right w:val="single" w:sz="4" w:space="0" w:color="auto"/>
            </w:tcBorders>
            <w:shd w:val="clear" w:color="auto" w:fill="FFFF00"/>
            <w:hideMark/>
          </w:tcPr>
          <w:p w14:paraId="035AE553" w14:textId="77777777" w:rsidR="00575661" w:rsidRDefault="00575661">
            <w:pPr>
              <w:spacing w:after="0" w:line="240" w:lineRule="auto"/>
              <w:rPr>
                <w:ins w:id="244" w:author="Windows User" w:date="2023-03-29T09:53:00Z"/>
                <w:rFonts w:eastAsia="Times New Roman" w:cs="Times New Roman"/>
                <w:color w:val="000000"/>
                <w:lang w:val="es-MX" w:eastAsia="es-MX"/>
              </w:rPr>
            </w:pPr>
            <w:ins w:id="245" w:author="Windows User" w:date="2023-03-29T09:53:00Z">
              <w:r>
                <w:rPr>
                  <w:rFonts w:eastAsia="Times New Roman" w:cs="Times New Roman"/>
                  <w:color w:val="000000"/>
                  <w:lang w:val="es-MX" w:eastAsia="es-MX"/>
                </w:rPr>
                <w:t>3.3.1.2</w:t>
              </w:r>
            </w:ins>
          </w:p>
        </w:tc>
        <w:tc>
          <w:tcPr>
            <w:tcW w:w="1200" w:type="dxa"/>
            <w:noWrap/>
            <w:vAlign w:val="bottom"/>
            <w:hideMark/>
          </w:tcPr>
          <w:p w14:paraId="511C56BA" w14:textId="77777777" w:rsidR="00575661" w:rsidRDefault="00575661">
            <w:pPr>
              <w:rPr>
                <w:ins w:id="246" w:author="Windows User" w:date="2023-03-29T09:53:00Z"/>
                <w:rFonts w:eastAsia="Times New Roman" w:cs="Times New Roman"/>
                <w:color w:val="000000"/>
                <w:lang w:val="es-MX" w:eastAsia="es-MX"/>
              </w:rPr>
            </w:pPr>
          </w:p>
        </w:tc>
        <w:tc>
          <w:tcPr>
            <w:tcW w:w="1200" w:type="dxa"/>
            <w:noWrap/>
            <w:vAlign w:val="bottom"/>
            <w:hideMark/>
          </w:tcPr>
          <w:p w14:paraId="4737F28A" w14:textId="77777777" w:rsidR="00575661" w:rsidRDefault="00575661">
            <w:pPr>
              <w:spacing w:after="0"/>
              <w:rPr>
                <w:ins w:id="247" w:author="Windows User" w:date="2023-03-29T09:53:00Z"/>
                <w:sz w:val="20"/>
                <w:szCs w:val="20"/>
                <w:lang w:val="es-MX" w:eastAsia="es-MX"/>
              </w:rPr>
            </w:pPr>
          </w:p>
        </w:tc>
        <w:tc>
          <w:tcPr>
            <w:tcW w:w="1200" w:type="dxa"/>
            <w:noWrap/>
            <w:vAlign w:val="bottom"/>
            <w:hideMark/>
          </w:tcPr>
          <w:p w14:paraId="48607139" w14:textId="77777777" w:rsidR="00575661" w:rsidRDefault="00575661">
            <w:pPr>
              <w:spacing w:after="0"/>
              <w:rPr>
                <w:ins w:id="248" w:author="Windows User" w:date="2023-03-29T09:53:00Z"/>
                <w:sz w:val="20"/>
                <w:szCs w:val="20"/>
                <w:lang w:val="es-MX" w:eastAsia="es-MX"/>
              </w:rPr>
            </w:pPr>
          </w:p>
        </w:tc>
        <w:tc>
          <w:tcPr>
            <w:tcW w:w="1200" w:type="dxa"/>
            <w:noWrap/>
            <w:vAlign w:val="bottom"/>
            <w:hideMark/>
          </w:tcPr>
          <w:p w14:paraId="36E4706C" w14:textId="77777777" w:rsidR="00575661" w:rsidRDefault="00575661">
            <w:pPr>
              <w:spacing w:after="0"/>
              <w:rPr>
                <w:ins w:id="249" w:author="Windows User" w:date="2023-03-29T09:53:00Z"/>
                <w:sz w:val="20"/>
                <w:szCs w:val="20"/>
                <w:lang w:val="es-MX" w:eastAsia="es-MX"/>
              </w:rPr>
            </w:pPr>
          </w:p>
        </w:tc>
      </w:tr>
      <w:tr w:rsidR="00575661" w14:paraId="448B5C52" w14:textId="77777777" w:rsidTr="00575661">
        <w:trPr>
          <w:trHeight w:val="315"/>
          <w:ins w:id="250" w:author="Windows User" w:date="2023-03-29T09:53:00Z"/>
        </w:trPr>
        <w:tc>
          <w:tcPr>
            <w:tcW w:w="3800" w:type="dxa"/>
            <w:gridSpan w:val="3"/>
            <w:tcBorders>
              <w:top w:val="single" w:sz="4" w:space="0" w:color="auto"/>
              <w:left w:val="single" w:sz="8" w:space="0" w:color="auto"/>
              <w:bottom w:val="single" w:sz="8" w:space="0" w:color="auto"/>
              <w:right w:val="single" w:sz="4" w:space="0" w:color="auto"/>
            </w:tcBorders>
            <w:noWrap/>
            <w:vAlign w:val="bottom"/>
            <w:hideMark/>
          </w:tcPr>
          <w:p w14:paraId="1459DB70" w14:textId="77777777" w:rsidR="00575661" w:rsidRDefault="00575661">
            <w:pPr>
              <w:spacing w:after="0" w:line="240" w:lineRule="auto"/>
              <w:jc w:val="right"/>
              <w:rPr>
                <w:ins w:id="251" w:author="Windows User" w:date="2023-03-29T09:53:00Z"/>
                <w:rFonts w:eastAsia="Times New Roman" w:cs="Times New Roman"/>
                <w:b/>
                <w:bCs/>
                <w:color w:val="000000"/>
                <w:lang w:val="es-MX" w:eastAsia="es-MX"/>
              </w:rPr>
            </w:pPr>
            <w:ins w:id="252" w:author="Windows User" w:date="2023-03-29T09:53:00Z">
              <w:r>
                <w:rPr>
                  <w:rFonts w:eastAsia="Times New Roman" w:cs="Times New Roman"/>
                  <w:b/>
                  <w:bCs/>
                  <w:color w:val="000000"/>
                  <w:lang w:val="es-MX" w:eastAsia="es-MX"/>
                </w:rPr>
                <w:t>Total LA</w:t>
              </w:r>
            </w:ins>
          </w:p>
        </w:tc>
        <w:tc>
          <w:tcPr>
            <w:tcW w:w="1200" w:type="dxa"/>
            <w:tcBorders>
              <w:top w:val="nil"/>
              <w:left w:val="nil"/>
              <w:bottom w:val="single" w:sz="8" w:space="0" w:color="auto"/>
              <w:right w:val="single" w:sz="8" w:space="0" w:color="auto"/>
            </w:tcBorders>
            <w:noWrap/>
            <w:vAlign w:val="bottom"/>
            <w:hideMark/>
          </w:tcPr>
          <w:p w14:paraId="56442071" w14:textId="77777777" w:rsidR="00575661" w:rsidRDefault="00575661">
            <w:pPr>
              <w:spacing w:after="0" w:line="240" w:lineRule="auto"/>
              <w:jc w:val="center"/>
              <w:rPr>
                <w:ins w:id="253" w:author="Windows User" w:date="2023-03-29T09:53:00Z"/>
                <w:rFonts w:eastAsia="Times New Roman" w:cs="Times New Roman"/>
                <w:b/>
                <w:bCs/>
                <w:color w:val="000000"/>
                <w:lang w:val="es-MX" w:eastAsia="es-MX"/>
              </w:rPr>
            </w:pPr>
            <w:ins w:id="254" w:author="Windows User" w:date="2023-03-29T09:53:00Z">
              <w:r>
                <w:rPr>
                  <w:rFonts w:eastAsia="Times New Roman" w:cs="Times New Roman"/>
                  <w:b/>
                  <w:bCs/>
                  <w:color w:val="000000"/>
                  <w:lang w:val="es-MX" w:eastAsia="es-MX"/>
                </w:rPr>
                <w:t>23</w:t>
              </w:r>
            </w:ins>
          </w:p>
        </w:tc>
        <w:tc>
          <w:tcPr>
            <w:tcW w:w="1200" w:type="dxa"/>
            <w:noWrap/>
            <w:vAlign w:val="bottom"/>
            <w:hideMark/>
          </w:tcPr>
          <w:p w14:paraId="0E9D7734" w14:textId="77777777" w:rsidR="00575661" w:rsidRDefault="00575661">
            <w:pPr>
              <w:rPr>
                <w:ins w:id="255" w:author="Windows User" w:date="2023-03-29T09:53:00Z"/>
                <w:rFonts w:eastAsia="Times New Roman" w:cs="Times New Roman"/>
                <w:b/>
                <w:bCs/>
                <w:color w:val="000000"/>
                <w:lang w:val="es-MX" w:eastAsia="es-MX"/>
              </w:rPr>
            </w:pPr>
          </w:p>
        </w:tc>
        <w:tc>
          <w:tcPr>
            <w:tcW w:w="1200" w:type="dxa"/>
            <w:noWrap/>
            <w:vAlign w:val="bottom"/>
            <w:hideMark/>
          </w:tcPr>
          <w:p w14:paraId="49F2CBCC" w14:textId="77777777" w:rsidR="00575661" w:rsidRDefault="00575661">
            <w:pPr>
              <w:spacing w:after="0"/>
              <w:rPr>
                <w:ins w:id="256" w:author="Windows User" w:date="2023-03-29T09:53:00Z"/>
                <w:sz w:val="20"/>
                <w:szCs w:val="20"/>
                <w:lang w:val="es-MX" w:eastAsia="es-MX"/>
              </w:rPr>
            </w:pPr>
          </w:p>
        </w:tc>
        <w:tc>
          <w:tcPr>
            <w:tcW w:w="1200" w:type="dxa"/>
            <w:noWrap/>
            <w:vAlign w:val="bottom"/>
            <w:hideMark/>
          </w:tcPr>
          <w:p w14:paraId="02813D03" w14:textId="77777777" w:rsidR="00575661" w:rsidRDefault="00575661">
            <w:pPr>
              <w:spacing w:after="0"/>
              <w:rPr>
                <w:ins w:id="257" w:author="Windows User" w:date="2023-03-29T09:53:00Z"/>
                <w:sz w:val="20"/>
                <w:szCs w:val="20"/>
                <w:lang w:val="es-MX" w:eastAsia="es-MX"/>
              </w:rPr>
            </w:pPr>
          </w:p>
        </w:tc>
        <w:tc>
          <w:tcPr>
            <w:tcW w:w="1200" w:type="dxa"/>
            <w:noWrap/>
            <w:vAlign w:val="bottom"/>
            <w:hideMark/>
          </w:tcPr>
          <w:p w14:paraId="330E3EC8" w14:textId="77777777" w:rsidR="00575661" w:rsidRDefault="00575661">
            <w:pPr>
              <w:spacing w:after="0"/>
              <w:rPr>
                <w:ins w:id="258" w:author="Windows User" w:date="2023-03-29T09:53:00Z"/>
                <w:sz w:val="20"/>
                <w:szCs w:val="20"/>
                <w:lang w:val="es-MX" w:eastAsia="es-MX"/>
              </w:rPr>
            </w:pPr>
          </w:p>
        </w:tc>
      </w:tr>
    </w:tbl>
    <w:p w14:paraId="453DD3DA" w14:textId="77777777" w:rsidR="00D37408" w:rsidRDefault="00D37408">
      <w:pPr>
        <w:spacing w:after="0" w:line="240" w:lineRule="auto"/>
        <w:jc w:val="both"/>
        <w:rPr>
          <w:rFonts w:ascii="Montserrat" w:eastAsia="Montserrat" w:hAnsi="Montserrat" w:cs="Montserrat"/>
          <w:sz w:val="24"/>
          <w:szCs w:val="24"/>
        </w:rPr>
      </w:pPr>
    </w:p>
    <w:p w14:paraId="6FF534CC" w14:textId="77777777" w:rsidR="00D37408" w:rsidRDefault="00D37408">
      <w:pPr>
        <w:spacing w:after="0" w:line="240" w:lineRule="auto"/>
        <w:jc w:val="both"/>
        <w:rPr>
          <w:rFonts w:ascii="Montserrat" w:eastAsia="Montserrat" w:hAnsi="Montserrat" w:cs="Montserrat"/>
          <w:sz w:val="24"/>
          <w:szCs w:val="24"/>
        </w:rPr>
      </w:pPr>
    </w:p>
    <w:p w14:paraId="2CF777D0" w14:textId="77777777" w:rsidR="00D37408" w:rsidRDefault="00D37408">
      <w:pPr>
        <w:spacing w:after="0" w:line="240" w:lineRule="auto"/>
        <w:jc w:val="both"/>
        <w:rPr>
          <w:rFonts w:ascii="Montserrat" w:eastAsia="Montserrat" w:hAnsi="Montserrat" w:cs="Montserrat"/>
          <w:sz w:val="24"/>
          <w:szCs w:val="24"/>
        </w:rPr>
      </w:pPr>
    </w:p>
    <w:p w14:paraId="2CBC2A39" w14:textId="77777777" w:rsidR="00D37408" w:rsidRDefault="00D37408">
      <w:pPr>
        <w:spacing w:after="0" w:line="240" w:lineRule="auto"/>
        <w:jc w:val="both"/>
        <w:rPr>
          <w:rFonts w:ascii="Montserrat" w:eastAsia="Montserrat" w:hAnsi="Montserrat" w:cs="Montserrat"/>
          <w:sz w:val="24"/>
          <w:szCs w:val="24"/>
        </w:rPr>
      </w:pPr>
    </w:p>
    <w:p w14:paraId="49ACA75F" w14:textId="77777777" w:rsidR="00D37408" w:rsidRDefault="00D37408">
      <w:pPr>
        <w:spacing w:after="0" w:line="240" w:lineRule="auto"/>
        <w:jc w:val="both"/>
        <w:rPr>
          <w:rFonts w:ascii="Montserrat" w:eastAsia="Montserrat" w:hAnsi="Montserrat" w:cs="Montserrat"/>
          <w:sz w:val="24"/>
          <w:szCs w:val="24"/>
        </w:rPr>
      </w:pPr>
    </w:p>
    <w:p w14:paraId="7F9DB91B" w14:textId="77777777" w:rsidR="00D37408" w:rsidRDefault="00D37408">
      <w:pPr>
        <w:spacing w:after="0" w:line="240" w:lineRule="auto"/>
        <w:jc w:val="both"/>
        <w:rPr>
          <w:rFonts w:ascii="Montserrat" w:eastAsia="Montserrat" w:hAnsi="Montserrat" w:cs="Montserrat"/>
          <w:sz w:val="24"/>
          <w:szCs w:val="24"/>
        </w:rPr>
      </w:pPr>
    </w:p>
    <w:p w14:paraId="60D33997" w14:textId="77777777" w:rsidR="00D37408" w:rsidRDefault="00D37408">
      <w:pPr>
        <w:spacing w:after="0" w:line="240" w:lineRule="auto"/>
        <w:jc w:val="both"/>
        <w:rPr>
          <w:rFonts w:ascii="Montserrat" w:eastAsia="Montserrat" w:hAnsi="Montserrat" w:cs="Montserrat"/>
          <w:sz w:val="24"/>
          <w:szCs w:val="24"/>
        </w:rPr>
      </w:pPr>
    </w:p>
    <w:p w14:paraId="22554E91" w14:textId="77777777" w:rsidR="00D37408" w:rsidRDefault="00D37408">
      <w:pPr>
        <w:spacing w:after="0" w:line="240" w:lineRule="auto"/>
        <w:jc w:val="both"/>
        <w:rPr>
          <w:rFonts w:ascii="Montserrat" w:eastAsia="Montserrat" w:hAnsi="Montserrat" w:cs="Montserrat"/>
          <w:sz w:val="24"/>
          <w:szCs w:val="24"/>
        </w:rPr>
      </w:pPr>
    </w:p>
    <w:p w14:paraId="3DB3DC0E" w14:textId="77777777" w:rsidR="00D37408" w:rsidRDefault="00D37408">
      <w:pPr>
        <w:spacing w:after="0" w:line="240" w:lineRule="auto"/>
        <w:jc w:val="both"/>
        <w:rPr>
          <w:rFonts w:ascii="Montserrat" w:eastAsia="Montserrat" w:hAnsi="Montserrat" w:cs="Montserrat"/>
          <w:sz w:val="24"/>
          <w:szCs w:val="24"/>
        </w:rPr>
      </w:pPr>
    </w:p>
    <w:p w14:paraId="380DD496" w14:textId="77777777" w:rsidR="00D37408" w:rsidRDefault="00D37408">
      <w:pPr>
        <w:spacing w:after="0" w:line="240" w:lineRule="auto"/>
        <w:jc w:val="both"/>
        <w:rPr>
          <w:rFonts w:ascii="Montserrat" w:eastAsia="Montserrat" w:hAnsi="Montserrat" w:cs="Montserrat"/>
          <w:sz w:val="24"/>
          <w:szCs w:val="24"/>
        </w:rPr>
      </w:pPr>
    </w:p>
    <w:p w14:paraId="05A14D9F" w14:textId="77777777" w:rsidR="00D37408" w:rsidRDefault="00D37408">
      <w:pPr>
        <w:spacing w:after="0" w:line="240" w:lineRule="auto"/>
        <w:jc w:val="both"/>
        <w:rPr>
          <w:rFonts w:ascii="Montserrat" w:eastAsia="Montserrat" w:hAnsi="Montserrat" w:cs="Montserrat"/>
          <w:sz w:val="24"/>
          <w:szCs w:val="24"/>
        </w:rPr>
      </w:pPr>
    </w:p>
    <w:p w14:paraId="4621DC61" w14:textId="77777777" w:rsidR="006E4240" w:rsidRDefault="006E4240">
      <w:pPr>
        <w:spacing w:after="0" w:line="240" w:lineRule="auto"/>
        <w:jc w:val="both"/>
        <w:rPr>
          <w:rFonts w:ascii="Montserrat" w:eastAsia="Montserrat" w:hAnsi="Montserrat" w:cs="Montserrat"/>
          <w:sz w:val="24"/>
          <w:szCs w:val="24"/>
        </w:rPr>
      </w:pPr>
    </w:p>
    <w:p w14:paraId="1C105899" w14:textId="77777777" w:rsidR="006E4240" w:rsidRDefault="006E4240">
      <w:pPr>
        <w:spacing w:after="0" w:line="240" w:lineRule="auto"/>
        <w:jc w:val="both"/>
        <w:rPr>
          <w:rFonts w:ascii="Montserrat" w:eastAsia="Montserrat" w:hAnsi="Montserrat" w:cs="Montserrat"/>
          <w:sz w:val="24"/>
          <w:szCs w:val="24"/>
        </w:rPr>
      </w:pPr>
    </w:p>
    <w:p w14:paraId="182B790C" w14:textId="77777777" w:rsidR="00D37408" w:rsidRDefault="00E00C9A">
      <w:pPr>
        <w:numPr>
          <w:ilvl w:val="0"/>
          <w:numId w:val="9"/>
        </w:numPr>
        <w:pBdr>
          <w:top w:val="nil"/>
          <w:left w:val="nil"/>
          <w:bottom w:val="nil"/>
          <w:right w:val="nil"/>
          <w:between w:val="nil"/>
        </w:pBdr>
        <w:spacing w:after="0" w:line="240" w:lineRule="auto"/>
        <w:ind w:left="851" w:hanging="873"/>
        <w:rPr>
          <w:rFonts w:ascii="Montserrat" w:eastAsia="Montserrat" w:hAnsi="Montserrat" w:cs="Montserrat"/>
          <w:b/>
          <w:color w:val="000000"/>
          <w:sz w:val="50"/>
          <w:szCs w:val="50"/>
        </w:rPr>
      </w:pPr>
      <w:r>
        <w:rPr>
          <w:rFonts w:ascii="Montserrat" w:eastAsia="Montserrat" w:hAnsi="Montserrat" w:cs="Montserrat"/>
          <w:b/>
          <w:color w:val="000000"/>
          <w:sz w:val="50"/>
          <w:szCs w:val="50"/>
        </w:rPr>
        <w:t>DIAGNÓSTICO GENERAL</w:t>
      </w:r>
    </w:p>
    <w:p w14:paraId="56CF823F" w14:textId="77777777" w:rsidR="00D37408" w:rsidRDefault="00D37408">
      <w:pPr>
        <w:spacing w:after="0" w:line="240" w:lineRule="auto"/>
        <w:rPr>
          <w:rFonts w:ascii="Montserrat" w:eastAsia="Montserrat" w:hAnsi="Montserrat" w:cs="Montserrat"/>
          <w:sz w:val="24"/>
          <w:szCs w:val="24"/>
        </w:rPr>
      </w:pPr>
    </w:p>
    <w:p w14:paraId="71C49043"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El </w:t>
      </w:r>
      <w:r>
        <w:rPr>
          <w:rFonts w:ascii="Montserrat" w:eastAsia="Montserrat" w:hAnsi="Montserrat" w:cs="Montserrat"/>
          <w:b/>
          <w:sz w:val="24"/>
          <w:szCs w:val="24"/>
        </w:rPr>
        <w:t xml:space="preserve">derecho a la </w:t>
      </w:r>
      <w:commentRangeStart w:id="259"/>
      <w:r>
        <w:rPr>
          <w:rFonts w:ascii="Montserrat" w:eastAsia="Montserrat" w:hAnsi="Montserrat" w:cs="Montserrat"/>
          <w:b/>
          <w:sz w:val="24"/>
          <w:szCs w:val="24"/>
        </w:rPr>
        <w:t>movilidad</w:t>
      </w:r>
      <w:commentRangeEnd w:id="259"/>
      <w:r w:rsidR="0029180F">
        <w:rPr>
          <w:rStyle w:val="Refdecomentario"/>
        </w:rPr>
        <w:commentReference w:id="259"/>
      </w:r>
      <w:r>
        <w:rPr>
          <w:rFonts w:ascii="Montserrat" w:eastAsia="Montserrat" w:hAnsi="Montserrat" w:cs="Montserrat"/>
          <w:sz w:val="24"/>
          <w:szCs w:val="24"/>
        </w:rPr>
        <w:t xml:space="preserve">, establecido en el artículo 4 de la </w:t>
      </w:r>
      <w:commentRangeStart w:id="260"/>
      <w:r>
        <w:rPr>
          <w:rFonts w:ascii="Montserrat" w:eastAsia="Montserrat" w:hAnsi="Montserrat" w:cs="Montserrat"/>
          <w:sz w:val="24"/>
          <w:szCs w:val="24"/>
        </w:rPr>
        <w:t>CPEUM</w:t>
      </w:r>
      <w:commentRangeEnd w:id="260"/>
      <w:r w:rsidR="00645BD2">
        <w:rPr>
          <w:rStyle w:val="Refdecomentario"/>
        </w:rPr>
        <w:commentReference w:id="260"/>
      </w:r>
      <w:r>
        <w:rPr>
          <w:rFonts w:ascii="Montserrat" w:eastAsia="Montserrat" w:hAnsi="Montserrat" w:cs="Montserrat"/>
          <w:sz w:val="24"/>
          <w:szCs w:val="24"/>
        </w:rPr>
        <w:t xml:space="preserve">, en el 12 de la </w:t>
      </w:r>
      <w:commentRangeStart w:id="261"/>
      <w:r>
        <w:rPr>
          <w:rFonts w:ascii="Montserrat" w:eastAsia="Montserrat" w:hAnsi="Montserrat" w:cs="Montserrat"/>
          <w:sz w:val="24"/>
          <w:szCs w:val="24"/>
        </w:rPr>
        <w:t>CPELSO</w:t>
      </w:r>
      <w:commentRangeEnd w:id="261"/>
      <w:r w:rsidR="00A95789">
        <w:rPr>
          <w:rStyle w:val="Refdecomentario"/>
        </w:rPr>
        <w:commentReference w:id="261"/>
      </w:r>
      <w:r>
        <w:rPr>
          <w:rFonts w:ascii="Montserrat" w:eastAsia="Montserrat" w:hAnsi="Montserrat" w:cs="Montserrat"/>
          <w:sz w:val="24"/>
          <w:szCs w:val="24"/>
        </w:rPr>
        <w:t xml:space="preserve">, en diversos instrumentos internacionales, en la Ley General de Movilidad y Seguridad Vial, entre otras leyes generales, así como en la Ley de Movilidad para el Estado de Oaxaca y en la Ley de Ordenamiento Territorial y Desarrollo Urbano del Estado de Oaxaca, entre otros instrumentos normativos, posicionan a la movilidad como un eje articulador para el desarrollo de asentamientos humanos urbanos y rurales, incluyentes y sustentables. </w:t>
      </w:r>
    </w:p>
    <w:p w14:paraId="1CDF5154"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14:paraId="3E3FC813"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 </w:t>
      </w:r>
      <w:r>
        <w:rPr>
          <w:rFonts w:ascii="Montserrat" w:eastAsia="Montserrat" w:hAnsi="Montserrat" w:cs="Montserrat"/>
          <w:b/>
          <w:sz w:val="24"/>
          <w:szCs w:val="24"/>
        </w:rPr>
        <w:t>movilidad se conceptualiza</w:t>
      </w:r>
      <w:r>
        <w:rPr>
          <w:rFonts w:ascii="Montserrat" w:eastAsia="Montserrat" w:hAnsi="Montserrat" w:cs="Montserrat"/>
          <w:sz w:val="24"/>
          <w:szCs w:val="24"/>
        </w:rPr>
        <w:t xml:space="preserve"> como el conjunto de desplazamientos de personas, bienes y mercancías, a través de diversas modalidades.</w:t>
      </w:r>
      <w:r>
        <w:rPr>
          <w:rFonts w:ascii="Montserrat" w:eastAsia="Montserrat" w:hAnsi="Montserrat" w:cs="Montserrat"/>
          <w:sz w:val="24"/>
          <w:szCs w:val="24"/>
          <w:vertAlign w:val="superscript"/>
        </w:rPr>
        <w:footnoteReference w:id="1"/>
      </w:r>
      <w:r>
        <w:rPr>
          <w:rFonts w:ascii="Montserrat" w:eastAsia="Montserrat" w:hAnsi="Montserrat" w:cs="Montserrat"/>
          <w:sz w:val="24"/>
          <w:szCs w:val="24"/>
        </w:rPr>
        <w:t xml:space="preserve"> Ya sea caminando, en bicicleta, motocicleta, transporte público colectivo, o cualquier otra modalidad, las personas podemos tener acceso a la educación, la salud, la alimentación, el deporte, la cultura, las elecciones, etc. Es decir, a través de la movilidad, tenemos la oportunidad de acceder al ejercicio de otros derechos económicos, políticos, sociales y culturales. </w:t>
      </w:r>
    </w:p>
    <w:p w14:paraId="2FEB6276" w14:textId="77777777" w:rsidR="00D37408" w:rsidRDefault="00D37408">
      <w:pPr>
        <w:spacing w:after="0" w:line="240" w:lineRule="auto"/>
        <w:jc w:val="both"/>
        <w:rPr>
          <w:rFonts w:ascii="Montserrat" w:eastAsia="Montserrat" w:hAnsi="Montserrat" w:cs="Montserrat"/>
          <w:sz w:val="24"/>
          <w:szCs w:val="24"/>
        </w:rPr>
      </w:pPr>
    </w:p>
    <w:p w14:paraId="742D0F5F" w14:textId="3E750773" w:rsidR="00D37408" w:rsidRDefault="00E00C9A">
      <w:pPr>
        <w:spacing w:after="0" w:line="240" w:lineRule="auto"/>
        <w:jc w:val="both"/>
        <w:rPr>
          <w:rFonts w:ascii="Montserrat" w:eastAsia="Montserrat" w:hAnsi="Montserrat" w:cs="Montserrat"/>
          <w:sz w:val="24"/>
          <w:szCs w:val="24"/>
        </w:rPr>
      </w:pPr>
      <w:commentRangeStart w:id="262"/>
      <w:r>
        <w:rPr>
          <w:rFonts w:ascii="Montserrat" w:eastAsia="Montserrat" w:hAnsi="Montserrat" w:cs="Montserrat"/>
          <w:sz w:val="24"/>
          <w:szCs w:val="24"/>
        </w:rPr>
        <w:t xml:space="preserve">El Censo de Población y Vivienda 2020, arroja información y datos importantes en materia de movilidad. De acuerdo con dicha fuente, la </w:t>
      </w:r>
      <w:r>
        <w:rPr>
          <w:rFonts w:ascii="Montserrat" w:eastAsia="Montserrat" w:hAnsi="Montserrat" w:cs="Montserrat"/>
          <w:b/>
          <w:sz w:val="24"/>
          <w:szCs w:val="24"/>
        </w:rPr>
        <w:t>movilidad peatonal</w:t>
      </w:r>
      <w:r>
        <w:rPr>
          <w:rFonts w:ascii="Montserrat" w:eastAsia="Montserrat" w:hAnsi="Montserrat" w:cs="Montserrat"/>
          <w:sz w:val="24"/>
          <w:szCs w:val="24"/>
        </w:rPr>
        <w:t xml:space="preserve"> activa constituye la más importante modalidad de transporte, ya que el </w:t>
      </w:r>
      <w:commentRangeStart w:id="263"/>
      <w:r>
        <w:rPr>
          <w:rFonts w:ascii="Montserrat" w:eastAsia="Montserrat" w:hAnsi="Montserrat" w:cs="Montserrat"/>
          <w:sz w:val="24"/>
          <w:szCs w:val="24"/>
        </w:rPr>
        <w:t>70%</w:t>
      </w:r>
      <w:commentRangeEnd w:id="263"/>
      <w:r w:rsidR="0029180F">
        <w:rPr>
          <w:rStyle w:val="Refdecomentario"/>
        </w:rPr>
        <w:commentReference w:id="263"/>
      </w:r>
      <w:r>
        <w:rPr>
          <w:rFonts w:ascii="Montserrat" w:eastAsia="Montserrat" w:hAnsi="Montserrat" w:cs="Montserrat"/>
          <w:sz w:val="24"/>
          <w:szCs w:val="24"/>
        </w:rPr>
        <w:t xml:space="preserve"> de la población escolar en nuestro estado se moviliza a su escuela caminando, mientras que el 50% de las y los trabajadores se trasladan a sus trabajos de la misma manera</w:t>
      </w:r>
      <w:commentRangeEnd w:id="262"/>
      <w:r w:rsidR="000676E0">
        <w:rPr>
          <w:rStyle w:val="Refdecomentario"/>
        </w:rPr>
        <w:commentReference w:id="262"/>
      </w:r>
      <w:r>
        <w:rPr>
          <w:rFonts w:ascii="Montserrat" w:eastAsia="Montserrat" w:hAnsi="Montserrat" w:cs="Montserrat"/>
          <w:sz w:val="24"/>
          <w:szCs w:val="24"/>
        </w:rPr>
        <w:t>.</w:t>
      </w:r>
      <w:r>
        <w:rPr>
          <w:rFonts w:ascii="Montserrat" w:eastAsia="Montserrat" w:hAnsi="Montserrat" w:cs="Montserrat"/>
          <w:sz w:val="24"/>
          <w:szCs w:val="24"/>
          <w:vertAlign w:val="superscript"/>
        </w:rPr>
        <w:footnoteReference w:id="2"/>
      </w:r>
      <w:r>
        <w:rPr>
          <w:rFonts w:ascii="Montserrat" w:eastAsia="Montserrat" w:hAnsi="Montserrat" w:cs="Montserrat"/>
          <w:sz w:val="24"/>
          <w:szCs w:val="24"/>
        </w:rPr>
        <w:t xml:space="preserve"> </w:t>
      </w:r>
      <w:commentRangeStart w:id="264"/>
      <w:r w:rsidRPr="00464669">
        <w:rPr>
          <w:rFonts w:ascii="Montserrat" w:eastAsia="Montserrat" w:hAnsi="Montserrat" w:cs="Montserrat"/>
          <w:b/>
          <w:sz w:val="24"/>
          <w:szCs w:val="24"/>
        </w:rPr>
        <w:t>Sin embargo, solamente el 8.2% de las manzanas urbanas y</w:t>
      </w:r>
      <w:r>
        <w:rPr>
          <w:rFonts w:ascii="Montserrat" w:eastAsia="Montserrat" w:hAnsi="Montserrat" w:cs="Montserrat"/>
          <w:sz w:val="24"/>
          <w:szCs w:val="24"/>
        </w:rPr>
        <w:t xml:space="preserve"> rurales disponen de banquetas en todas sus vialidades, lo cual refleja la falta de infraestructura peatonal en nuestra entidad.</w:t>
      </w:r>
      <w:r>
        <w:rPr>
          <w:rFonts w:ascii="Montserrat" w:eastAsia="Montserrat" w:hAnsi="Montserrat" w:cs="Montserrat"/>
          <w:sz w:val="24"/>
          <w:szCs w:val="24"/>
          <w:vertAlign w:val="superscript"/>
        </w:rPr>
        <w:footnoteReference w:id="3"/>
      </w:r>
      <w:r>
        <w:rPr>
          <w:rFonts w:ascii="Montserrat" w:eastAsia="Montserrat" w:hAnsi="Montserrat" w:cs="Montserrat"/>
          <w:sz w:val="24"/>
          <w:szCs w:val="24"/>
        </w:rPr>
        <w:t xml:space="preserve"> </w:t>
      </w:r>
      <w:commentRangeEnd w:id="264"/>
      <w:r w:rsidR="00464669">
        <w:rPr>
          <w:rStyle w:val="Refdecomentario"/>
        </w:rPr>
        <w:commentReference w:id="264"/>
      </w:r>
    </w:p>
    <w:p w14:paraId="7FB3ACCA" w14:textId="77777777" w:rsidR="00D37408" w:rsidRDefault="00D37408">
      <w:pPr>
        <w:spacing w:after="0" w:line="240" w:lineRule="auto"/>
        <w:jc w:val="both"/>
        <w:rPr>
          <w:rFonts w:ascii="Montserrat" w:eastAsia="Montserrat" w:hAnsi="Montserrat" w:cs="Montserrat"/>
          <w:sz w:val="24"/>
          <w:szCs w:val="24"/>
        </w:rPr>
      </w:pPr>
    </w:p>
    <w:p w14:paraId="2AF8B633" w14:textId="77777777" w:rsidR="00D37408" w:rsidRDefault="00E00C9A">
      <w:pPr>
        <w:spacing w:after="0" w:line="240" w:lineRule="auto"/>
        <w:jc w:val="both"/>
        <w:rPr>
          <w:rFonts w:ascii="Montserrat" w:eastAsia="Montserrat" w:hAnsi="Montserrat" w:cs="Montserrat"/>
          <w:sz w:val="24"/>
          <w:szCs w:val="24"/>
        </w:rPr>
      </w:pPr>
      <w:commentRangeStart w:id="265"/>
      <w:r>
        <w:rPr>
          <w:rFonts w:ascii="Montserrat" w:eastAsia="Montserrat" w:hAnsi="Montserrat" w:cs="Montserrat"/>
          <w:sz w:val="24"/>
          <w:szCs w:val="24"/>
        </w:rPr>
        <w:t xml:space="preserve">Respecto a la </w:t>
      </w:r>
      <w:r>
        <w:rPr>
          <w:rFonts w:ascii="Montserrat" w:eastAsia="Montserrat" w:hAnsi="Montserrat" w:cs="Montserrat"/>
          <w:b/>
          <w:sz w:val="24"/>
          <w:szCs w:val="24"/>
        </w:rPr>
        <w:t>movilidad ciclista</w:t>
      </w:r>
      <w:r>
        <w:rPr>
          <w:rFonts w:ascii="Montserrat" w:eastAsia="Montserrat" w:hAnsi="Montserrat" w:cs="Montserrat"/>
          <w:sz w:val="24"/>
          <w:szCs w:val="24"/>
        </w:rPr>
        <w:t>, solamente el 1.7% de la población se desplazan en bicicleta a la escuela y el 4.7% se desplazan en bicicleta al trabajo, debido principalmente a la falta de infraestructura y seguridad, ya que solamente el 0.1% de las vialidades en el estado disponen de ciclovías.</w:t>
      </w:r>
      <w:r>
        <w:rPr>
          <w:rFonts w:ascii="Montserrat" w:eastAsia="Montserrat" w:hAnsi="Montserrat" w:cs="Montserrat"/>
          <w:sz w:val="24"/>
          <w:szCs w:val="24"/>
          <w:vertAlign w:val="superscript"/>
        </w:rPr>
        <w:footnoteReference w:id="4"/>
      </w:r>
      <w:r>
        <w:rPr>
          <w:rFonts w:ascii="Montserrat" w:eastAsia="Montserrat" w:hAnsi="Montserrat" w:cs="Montserrat"/>
          <w:sz w:val="24"/>
          <w:szCs w:val="24"/>
        </w:rPr>
        <w:t xml:space="preserve"> </w:t>
      </w:r>
      <w:commentRangeEnd w:id="265"/>
      <w:r w:rsidR="00464669">
        <w:rPr>
          <w:rStyle w:val="Refdecomentario"/>
        </w:rPr>
        <w:commentReference w:id="265"/>
      </w:r>
    </w:p>
    <w:p w14:paraId="22727CE6" w14:textId="77777777" w:rsidR="00D37408" w:rsidRDefault="00D37408">
      <w:pPr>
        <w:spacing w:after="0" w:line="240" w:lineRule="auto"/>
        <w:rPr>
          <w:rFonts w:ascii="Montserrat" w:eastAsia="Montserrat" w:hAnsi="Montserrat" w:cs="Montserrat"/>
          <w:sz w:val="24"/>
          <w:szCs w:val="24"/>
        </w:rPr>
      </w:pPr>
    </w:p>
    <w:p w14:paraId="1D2E4A24" w14:textId="77777777" w:rsidR="00D37408" w:rsidRDefault="00E00C9A">
      <w:pPr>
        <w:spacing w:after="0" w:line="240" w:lineRule="auto"/>
        <w:jc w:val="both"/>
        <w:rPr>
          <w:rFonts w:ascii="Montserrat" w:eastAsia="Montserrat" w:hAnsi="Montserrat" w:cs="Montserrat"/>
          <w:sz w:val="24"/>
          <w:szCs w:val="24"/>
        </w:rPr>
      </w:pPr>
      <w:commentRangeStart w:id="266"/>
      <w:r>
        <w:rPr>
          <w:rFonts w:ascii="Montserrat" w:eastAsia="Montserrat" w:hAnsi="Montserrat" w:cs="Montserrat"/>
          <w:sz w:val="24"/>
          <w:szCs w:val="24"/>
        </w:rPr>
        <w:t xml:space="preserve">Por su parte, el </w:t>
      </w:r>
      <w:r>
        <w:rPr>
          <w:rFonts w:ascii="Montserrat" w:eastAsia="Montserrat" w:hAnsi="Montserrat" w:cs="Montserrat"/>
          <w:b/>
          <w:sz w:val="24"/>
          <w:szCs w:val="24"/>
        </w:rPr>
        <w:t>transporte público</w:t>
      </w:r>
      <w:commentRangeEnd w:id="266"/>
      <w:r w:rsidR="0029180F">
        <w:rPr>
          <w:rStyle w:val="Refdecomentario"/>
        </w:rPr>
        <w:commentReference w:id="266"/>
      </w:r>
      <w:r>
        <w:rPr>
          <w:rFonts w:ascii="Montserrat" w:eastAsia="Montserrat" w:hAnsi="Montserrat" w:cs="Montserrat"/>
          <w:sz w:val="24"/>
          <w:szCs w:val="24"/>
        </w:rPr>
        <w:t xml:space="preserve"> colectivo </w:t>
      </w:r>
      <w:commentRangeStart w:id="267"/>
      <w:r>
        <w:rPr>
          <w:rFonts w:ascii="Montserrat" w:eastAsia="Montserrat" w:hAnsi="Montserrat" w:cs="Montserrat"/>
          <w:sz w:val="24"/>
          <w:szCs w:val="24"/>
        </w:rPr>
        <w:t>urbano</w:t>
      </w:r>
      <w:commentRangeEnd w:id="267"/>
      <w:r w:rsidR="00490527">
        <w:rPr>
          <w:rStyle w:val="Refdecomentario"/>
        </w:rPr>
        <w:commentReference w:id="267"/>
      </w:r>
      <w:r>
        <w:rPr>
          <w:rFonts w:ascii="Montserrat" w:eastAsia="Montserrat" w:hAnsi="Montserrat" w:cs="Montserrat"/>
          <w:sz w:val="24"/>
          <w:szCs w:val="24"/>
        </w:rPr>
        <w:t xml:space="preserve"> y suburbano constituye la </w:t>
      </w:r>
      <w:r>
        <w:rPr>
          <w:rFonts w:ascii="Montserrat" w:eastAsia="Montserrat" w:hAnsi="Montserrat" w:cs="Montserrat"/>
          <w:b/>
          <w:sz w:val="24"/>
          <w:szCs w:val="24"/>
        </w:rPr>
        <w:t>modalidad más importante de movilidad motorizada</w:t>
      </w:r>
      <w:r>
        <w:rPr>
          <w:rFonts w:ascii="Montserrat" w:eastAsia="Montserrat" w:hAnsi="Montserrat" w:cs="Montserrat"/>
          <w:sz w:val="24"/>
          <w:szCs w:val="24"/>
        </w:rPr>
        <w:t xml:space="preserve"> en el estado, </w:t>
      </w:r>
      <w:commentRangeStart w:id="268"/>
      <w:r>
        <w:rPr>
          <w:rFonts w:ascii="Montserrat" w:eastAsia="Montserrat" w:hAnsi="Montserrat" w:cs="Montserrat"/>
          <w:sz w:val="24"/>
          <w:szCs w:val="24"/>
        </w:rPr>
        <w:t>con una flota de 1,812 autobuses urbanos, 460 suburbanos, 1,769 autobuses foráneos, 1,385 camionetas foráneas, 20, 506 taxis particulares y colectivos, así como 2,862 vehículos de servicio mixto de pasaje y carga, para atender a los 4 millones 132 mil 148 habitantes en el estado.</w:t>
      </w:r>
      <w:r>
        <w:rPr>
          <w:rFonts w:ascii="Montserrat" w:eastAsia="Montserrat" w:hAnsi="Montserrat" w:cs="Montserrat"/>
          <w:sz w:val="24"/>
          <w:szCs w:val="24"/>
          <w:vertAlign w:val="superscript"/>
        </w:rPr>
        <w:footnoteReference w:id="5"/>
      </w:r>
      <w:r>
        <w:rPr>
          <w:rFonts w:ascii="Montserrat" w:eastAsia="Montserrat" w:hAnsi="Montserrat" w:cs="Montserrat"/>
          <w:sz w:val="24"/>
          <w:szCs w:val="24"/>
        </w:rPr>
        <w:t xml:space="preserve"> </w:t>
      </w:r>
      <w:commentRangeEnd w:id="268"/>
      <w:r w:rsidR="00355ADF">
        <w:rPr>
          <w:rStyle w:val="Refdecomentario"/>
        </w:rPr>
        <w:commentReference w:id="268"/>
      </w:r>
    </w:p>
    <w:p w14:paraId="13DEFE9A" w14:textId="77777777" w:rsidR="00D37408" w:rsidRDefault="00D37408">
      <w:pPr>
        <w:spacing w:after="0" w:line="240" w:lineRule="auto"/>
        <w:jc w:val="both"/>
        <w:rPr>
          <w:rFonts w:ascii="Montserrat" w:eastAsia="Montserrat" w:hAnsi="Montserrat" w:cs="Montserrat"/>
          <w:sz w:val="24"/>
          <w:szCs w:val="24"/>
        </w:rPr>
      </w:pPr>
    </w:p>
    <w:p w14:paraId="6CDA2446"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Los desplazamientos por motivos escolares y de trabajo son las principales causas de viajes urbanos. De manera adicional al transporte público, se han desarrollado sistemas de </w:t>
      </w:r>
      <w:r>
        <w:rPr>
          <w:rFonts w:ascii="Montserrat" w:eastAsia="Montserrat" w:hAnsi="Montserrat" w:cs="Montserrat"/>
          <w:b/>
          <w:sz w:val="24"/>
          <w:szCs w:val="24"/>
        </w:rPr>
        <w:t>transporte escolar y de personal</w:t>
      </w:r>
      <w:r>
        <w:rPr>
          <w:rFonts w:ascii="Montserrat" w:eastAsia="Montserrat" w:hAnsi="Montserrat" w:cs="Montserrat"/>
          <w:sz w:val="24"/>
          <w:szCs w:val="24"/>
        </w:rPr>
        <w:t xml:space="preserve"> para atender a esta población, sin embargo, nuestro estad</w:t>
      </w:r>
      <w:commentRangeStart w:id="269"/>
      <w:r>
        <w:rPr>
          <w:rFonts w:ascii="Montserrat" w:eastAsia="Montserrat" w:hAnsi="Montserrat" w:cs="Montserrat"/>
          <w:sz w:val="24"/>
          <w:szCs w:val="24"/>
        </w:rPr>
        <w:t xml:space="preserve">o se encuentra </w:t>
      </w:r>
      <w:r>
        <w:rPr>
          <w:rFonts w:ascii="Montserrat" w:eastAsia="Montserrat" w:hAnsi="Montserrat" w:cs="Montserrat"/>
          <w:sz w:val="24"/>
          <w:szCs w:val="24"/>
        </w:rPr>
        <w:lastRenderedPageBreak/>
        <w:t>entre las entidades con el menor desarrollo de este tipo de movilidad, atendiendo a solamente el 0.3% de la población escolar y a el 3.2% del personal laboral.</w:t>
      </w:r>
      <w:commentRangeEnd w:id="269"/>
      <w:r w:rsidR="00490527">
        <w:rPr>
          <w:rStyle w:val="Refdecomentario"/>
        </w:rPr>
        <w:commentReference w:id="269"/>
      </w:r>
      <w:r>
        <w:rPr>
          <w:rFonts w:ascii="Montserrat" w:eastAsia="Montserrat" w:hAnsi="Montserrat" w:cs="Montserrat"/>
          <w:sz w:val="24"/>
          <w:szCs w:val="24"/>
          <w:vertAlign w:val="superscript"/>
        </w:rPr>
        <w:footnoteReference w:id="6"/>
      </w:r>
      <w:r>
        <w:rPr>
          <w:rFonts w:ascii="Montserrat" w:eastAsia="Montserrat" w:hAnsi="Montserrat" w:cs="Montserrat"/>
          <w:sz w:val="24"/>
          <w:szCs w:val="24"/>
        </w:rPr>
        <w:t xml:space="preserve"> </w:t>
      </w:r>
    </w:p>
    <w:p w14:paraId="07AE7277" w14:textId="77777777" w:rsidR="00D37408" w:rsidRDefault="00D37408">
      <w:pPr>
        <w:spacing w:after="0" w:line="240" w:lineRule="auto"/>
        <w:jc w:val="both"/>
        <w:rPr>
          <w:rFonts w:ascii="Montserrat" w:eastAsia="Montserrat" w:hAnsi="Montserrat" w:cs="Montserrat"/>
          <w:sz w:val="24"/>
          <w:szCs w:val="24"/>
        </w:rPr>
      </w:pPr>
    </w:p>
    <w:p w14:paraId="4A69FB66"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Con respecto a los </w:t>
      </w:r>
      <w:r>
        <w:rPr>
          <w:rFonts w:ascii="Montserrat" w:eastAsia="Montserrat" w:hAnsi="Montserrat" w:cs="Montserrat"/>
          <w:b/>
          <w:sz w:val="24"/>
          <w:szCs w:val="24"/>
        </w:rPr>
        <w:t>vehículos particulares</w:t>
      </w:r>
      <w:r>
        <w:rPr>
          <w:rFonts w:ascii="Montserrat" w:eastAsia="Montserrat" w:hAnsi="Montserrat" w:cs="Montserrat"/>
          <w:sz w:val="24"/>
          <w:szCs w:val="24"/>
        </w:rPr>
        <w:t xml:space="preserve"> registrados en </w:t>
      </w:r>
      <w:commentRangeStart w:id="270"/>
      <w:r>
        <w:rPr>
          <w:rFonts w:ascii="Montserrat" w:eastAsia="Montserrat" w:hAnsi="Montserrat" w:cs="Montserrat"/>
          <w:sz w:val="24"/>
          <w:szCs w:val="24"/>
        </w:rPr>
        <w:t>circulación</w:t>
      </w:r>
      <w:commentRangeEnd w:id="270"/>
      <w:r w:rsidR="00F13CAF">
        <w:rPr>
          <w:rStyle w:val="Refdecomentario"/>
        </w:rPr>
        <w:commentReference w:id="270"/>
      </w:r>
      <w:r>
        <w:rPr>
          <w:rFonts w:ascii="Montserrat" w:eastAsia="Montserrat" w:hAnsi="Montserrat" w:cs="Montserrat"/>
          <w:sz w:val="24"/>
          <w:szCs w:val="24"/>
        </w:rPr>
        <w:t xml:space="preserve">, el INEGI contabilizó </w:t>
      </w:r>
      <w:commentRangeStart w:id="271"/>
      <w:r>
        <w:rPr>
          <w:rFonts w:ascii="Montserrat" w:eastAsia="Montserrat" w:hAnsi="Montserrat" w:cs="Montserrat"/>
          <w:sz w:val="24"/>
          <w:szCs w:val="24"/>
        </w:rPr>
        <w:t>840</w:t>
      </w:r>
      <w:commentRangeEnd w:id="271"/>
      <w:r w:rsidR="0029180F">
        <w:rPr>
          <w:rStyle w:val="Refdecomentario"/>
        </w:rPr>
        <w:commentReference w:id="271"/>
      </w:r>
      <w:r>
        <w:rPr>
          <w:rFonts w:ascii="Montserrat" w:eastAsia="Montserrat" w:hAnsi="Montserrat" w:cs="Montserrat"/>
          <w:sz w:val="24"/>
          <w:szCs w:val="24"/>
        </w:rPr>
        <w:t xml:space="preserve"> mil 238 vehículos particulares en el 2021 en el estado de Oaxaca</w:t>
      </w:r>
      <w:r>
        <w:rPr>
          <w:rFonts w:ascii="Montserrat" w:eastAsia="Montserrat" w:hAnsi="Montserrat" w:cs="Montserrat"/>
          <w:sz w:val="24"/>
          <w:szCs w:val="24"/>
          <w:vertAlign w:val="superscript"/>
        </w:rPr>
        <w:footnoteReference w:id="7"/>
      </w:r>
      <w:r>
        <w:rPr>
          <w:rFonts w:ascii="Montserrat" w:eastAsia="Montserrat" w:hAnsi="Montserrat" w:cs="Montserrat"/>
          <w:sz w:val="24"/>
          <w:szCs w:val="24"/>
        </w:rPr>
        <w:t xml:space="preserve">, constituyendo la segunda modalidad más importante de </w:t>
      </w:r>
      <w:r>
        <w:rPr>
          <w:rFonts w:ascii="Montserrat" w:eastAsia="Montserrat" w:hAnsi="Montserrat" w:cs="Montserrat"/>
          <w:b/>
          <w:sz w:val="24"/>
          <w:szCs w:val="24"/>
        </w:rPr>
        <w:t>movilidad motorizada</w:t>
      </w:r>
      <w:r>
        <w:rPr>
          <w:rFonts w:ascii="Montserrat" w:eastAsia="Montserrat" w:hAnsi="Montserrat" w:cs="Montserrat"/>
          <w:sz w:val="24"/>
          <w:szCs w:val="24"/>
        </w:rPr>
        <w:t xml:space="preserve"> en nuestra entidad. </w:t>
      </w:r>
    </w:p>
    <w:p w14:paraId="5EDE4C6C" w14:textId="77777777" w:rsidR="00D37408" w:rsidRDefault="00D37408">
      <w:pPr>
        <w:spacing w:after="0" w:line="240" w:lineRule="auto"/>
        <w:rPr>
          <w:rFonts w:ascii="Montserrat" w:eastAsia="Montserrat" w:hAnsi="Montserrat" w:cs="Montserrat"/>
          <w:sz w:val="24"/>
          <w:szCs w:val="24"/>
        </w:rPr>
      </w:pPr>
    </w:p>
    <w:p w14:paraId="1126B94F"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Todas estas modalidades de movilidad: peatonal, ciclista, motociclista, transporte público, transporte especial, vehículos particulares, entre otros, conforman un sistema de movilidad que podría articularse de mejor manera para atender las diferentes necesidades de movilidad de la población. </w:t>
      </w:r>
    </w:p>
    <w:p w14:paraId="159FB8A9" w14:textId="77777777" w:rsidR="00D37408" w:rsidRDefault="00D37408">
      <w:pPr>
        <w:spacing w:after="0" w:line="240" w:lineRule="auto"/>
        <w:jc w:val="both"/>
        <w:rPr>
          <w:rFonts w:ascii="Montserrat" w:eastAsia="Montserrat" w:hAnsi="Montserrat" w:cs="Montserrat"/>
          <w:sz w:val="24"/>
          <w:szCs w:val="24"/>
        </w:rPr>
      </w:pPr>
    </w:p>
    <w:p w14:paraId="2B7BDE46"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La visión individualista de desarrollo que predominó en las últimas décadas le dio prioridad a los vehículos particulares, con altos costos económicos, sociales y ambientales, entre ellos dispersión urbana, segregación social y contaminación. El Instituto para el Desarrollo de Políticas de Transporte señala que: “</w:t>
      </w:r>
      <w:r>
        <w:rPr>
          <w:rFonts w:ascii="Montserrat" w:eastAsia="Montserrat" w:hAnsi="Montserrat" w:cs="Montserrat"/>
          <w:i/>
          <w:sz w:val="24"/>
          <w:szCs w:val="24"/>
        </w:rPr>
        <w:t>El modelo de ciudades dispersas ha comprometido todo el sistema de movilidad: dificulta el fomento de la movilidad activa, hace financieramente más compleja la prestación del servicio de transporte y, como consecuencia, incentiva el crecimiento del parque vehicular</w:t>
      </w:r>
      <w:r>
        <w:rPr>
          <w:rFonts w:ascii="Montserrat" w:eastAsia="Montserrat" w:hAnsi="Montserrat" w:cs="Montserrat"/>
          <w:sz w:val="24"/>
          <w:szCs w:val="24"/>
        </w:rPr>
        <w:t xml:space="preserve">”. </w:t>
      </w:r>
      <w:r>
        <w:rPr>
          <w:rFonts w:ascii="Montserrat" w:eastAsia="Montserrat" w:hAnsi="Montserrat" w:cs="Montserrat"/>
          <w:sz w:val="24"/>
          <w:szCs w:val="24"/>
          <w:vertAlign w:val="superscript"/>
        </w:rPr>
        <w:footnoteReference w:id="8"/>
      </w:r>
    </w:p>
    <w:p w14:paraId="4A0AE3B8" w14:textId="77777777" w:rsidR="00D37408" w:rsidRDefault="00D37408">
      <w:pPr>
        <w:spacing w:after="0" w:line="240" w:lineRule="auto"/>
        <w:jc w:val="both"/>
        <w:rPr>
          <w:rFonts w:ascii="Montserrat" w:eastAsia="Montserrat" w:hAnsi="Montserrat" w:cs="Montserrat"/>
          <w:sz w:val="24"/>
          <w:szCs w:val="24"/>
        </w:rPr>
      </w:pPr>
    </w:p>
    <w:p w14:paraId="1ECEDDD7"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 estrategia nacional de movilidad en México está orientada hacia el </w:t>
      </w:r>
      <w:r>
        <w:rPr>
          <w:rFonts w:ascii="Montserrat" w:eastAsia="Montserrat" w:hAnsi="Montserrat" w:cs="Montserrat"/>
          <w:b/>
          <w:sz w:val="24"/>
          <w:szCs w:val="24"/>
        </w:rPr>
        <w:t>reordenamiento del espacio público</w:t>
      </w:r>
      <w:r>
        <w:rPr>
          <w:rFonts w:ascii="Montserrat" w:eastAsia="Montserrat" w:hAnsi="Montserrat" w:cs="Montserrat"/>
          <w:sz w:val="24"/>
          <w:szCs w:val="24"/>
        </w:rPr>
        <w:t xml:space="preserve">. El desarrollo de infraestructura y espacios públicos para la movilidad peatonal y ciclista representa la mejor inversión, con beneficios en la salud, el medio ambiente y la convivencia social. </w:t>
      </w:r>
    </w:p>
    <w:p w14:paraId="01214C56" w14:textId="77777777" w:rsidR="00D37408" w:rsidRDefault="00D37408">
      <w:pPr>
        <w:spacing w:after="0" w:line="240" w:lineRule="auto"/>
        <w:jc w:val="both"/>
        <w:rPr>
          <w:rFonts w:ascii="Montserrat" w:eastAsia="Montserrat" w:hAnsi="Montserrat" w:cs="Montserrat"/>
          <w:sz w:val="24"/>
          <w:szCs w:val="24"/>
        </w:rPr>
      </w:pPr>
    </w:p>
    <w:p w14:paraId="757A40CD"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El desarrollo de </w:t>
      </w:r>
      <w:r>
        <w:rPr>
          <w:rFonts w:ascii="Montserrat" w:eastAsia="Montserrat" w:hAnsi="Montserrat" w:cs="Montserrat"/>
          <w:b/>
          <w:sz w:val="24"/>
          <w:szCs w:val="24"/>
        </w:rPr>
        <w:t>sistemas integrados de movilidad</w:t>
      </w:r>
      <w:r>
        <w:rPr>
          <w:rFonts w:ascii="Montserrat" w:eastAsia="Montserrat" w:hAnsi="Montserrat" w:cs="Montserrat"/>
          <w:sz w:val="24"/>
          <w:szCs w:val="24"/>
        </w:rPr>
        <w:t xml:space="preserve"> constituye la articulación de senderos seguros para caminar, infraestructura ciclista segura, así como espacios de reparto </w:t>
      </w:r>
      <w:commentRangeStart w:id="272"/>
      <w:r>
        <w:rPr>
          <w:rFonts w:ascii="Montserrat" w:eastAsia="Montserrat" w:hAnsi="Montserrat" w:cs="Montserrat"/>
          <w:sz w:val="24"/>
          <w:szCs w:val="24"/>
        </w:rPr>
        <w:t xml:space="preserve">multimodal </w:t>
      </w:r>
      <w:commentRangeEnd w:id="272"/>
      <w:r w:rsidR="0029180F">
        <w:rPr>
          <w:rStyle w:val="Refdecomentario"/>
        </w:rPr>
        <w:commentReference w:id="272"/>
      </w:r>
      <w:r>
        <w:rPr>
          <w:rFonts w:ascii="Montserrat" w:eastAsia="Montserrat" w:hAnsi="Montserrat" w:cs="Montserrat"/>
          <w:sz w:val="24"/>
          <w:szCs w:val="24"/>
        </w:rPr>
        <w:t xml:space="preserve">para acceder a los servicios de transporte público accesibles y eficientes. Para el desarrollo de sistemas integrados de movilidad, también se requiere de la coordinación operativa y el desarrollo de sistemas de pago únicos que permitan la transferencia de transporte sin cargos adicionales, en beneficio de las oaxaqueñas y oaxaqueños. </w:t>
      </w:r>
    </w:p>
    <w:p w14:paraId="6E14F633" w14:textId="77777777" w:rsidR="00D37408" w:rsidRDefault="00D37408">
      <w:pPr>
        <w:spacing w:after="0" w:line="240" w:lineRule="auto"/>
        <w:jc w:val="both"/>
        <w:rPr>
          <w:rFonts w:ascii="Montserrat" w:eastAsia="Montserrat" w:hAnsi="Montserrat" w:cs="Montserrat"/>
          <w:sz w:val="24"/>
          <w:szCs w:val="24"/>
        </w:rPr>
      </w:pPr>
    </w:p>
    <w:p w14:paraId="35360654" w14:textId="77777777" w:rsidR="00D37408" w:rsidRDefault="00E00C9A">
      <w:pPr>
        <w:spacing w:after="0" w:line="240" w:lineRule="auto"/>
        <w:jc w:val="both"/>
        <w:rPr>
          <w:rFonts w:ascii="Montserrat" w:eastAsia="Montserrat" w:hAnsi="Montserrat" w:cs="Montserrat"/>
          <w:color w:val="333333"/>
          <w:sz w:val="24"/>
          <w:szCs w:val="24"/>
        </w:rPr>
      </w:pPr>
      <w:r>
        <w:rPr>
          <w:rFonts w:ascii="Montserrat" w:eastAsia="Montserrat" w:hAnsi="Montserrat" w:cs="Montserrat"/>
          <w:color w:val="333333"/>
          <w:sz w:val="24"/>
          <w:szCs w:val="24"/>
        </w:rPr>
        <w:t xml:space="preserve">En el estado existe  población con discapacidad, con limitación en la actividad cotidiana y con algún problema o condición mental, con base en los datos del censo del INEGI 2020 </w:t>
      </w:r>
      <w:commentRangeStart w:id="273"/>
      <w:r>
        <w:rPr>
          <w:rFonts w:ascii="Montserrat" w:eastAsia="Montserrat" w:hAnsi="Montserrat" w:cs="Montserrat"/>
          <w:color w:val="333333"/>
          <w:sz w:val="24"/>
          <w:szCs w:val="24"/>
        </w:rPr>
        <w:t xml:space="preserve">existen: 144,258 mujeres y 129,618 hombres con discapacidad, 300,158 mujeres y 252,289 hombres con limitación en la actividad cotidiana, 23,005 mujeres y 26,108 hombres con problemas o condición mental, con un total de </w:t>
      </w:r>
      <w:commentRangeStart w:id="274"/>
      <w:r>
        <w:rPr>
          <w:rFonts w:ascii="Montserrat" w:eastAsia="Montserrat" w:hAnsi="Montserrat" w:cs="Montserrat"/>
          <w:color w:val="333333"/>
          <w:sz w:val="24"/>
          <w:szCs w:val="24"/>
        </w:rPr>
        <w:t>842</w:t>
      </w:r>
      <w:commentRangeEnd w:id="274"/>
      <w:r w:rsidR="005C3E42">
        <w:rPr>
          <w:rStyle w:val="Refdecomentario"/>
        </w:rPr>
        <w:commentReference w:id="274"/>
      </w:r>
      <w:r>
        <w:rPr>
          <w:rFonts w:ascii="Montserrat" w:eastAsia="Montserrat" w:hAnsi="Montserrat" w:cs="Montserrat"/>
          <w:color w:val="333333"/>
          <w:sz w:val="24"/>
          <w:szCs w:val="24"/>
        </w:rPr>
        <w:t>,598 personas en las 3 diferentes clasificaciones del INEGI</w:t>
      </w:r>
      <w:commentRangeEnd w:id="273"/>
      <w:r w:rsidR="0029180F">
        <w:rPr>
          <w:rStyle w:val="Refdecomentario"/>
        </w:rPr>
        <w:commentReference w:id="273"/>
      </w:r>
      <w:r>
        <w:rPr>
          <w:rFonts w:ascii="Montserrat" w:eastAsia="Montserrat" w:hAnsi="Montserrat" w:cs="Montserrat"/>
          <w:color w:val="333333"/>
          <w:sz w:val="24"/>
          <w:szCs w:val="24"/>
        </w:rPr>
        <w:t xml:space="preserve">, por lo que el transporte público en sus diferentes modalidades debe de tener equipamiento para acceso universal y dispositivos de información y comunicación  para personas  discapacitadas. </w:t>
      </w:r>
    </w:p>
    <w:p w14:paraId="749D8B78" w14:textId="77777777" w:rsidR="00D37408" w:rsidRDefault="00D37408">
      <w:pPr>
        <w:spacing w:after="0" w:line="240" w:lineRule="auto"/>
        <w:jc w:val="both"/>
        <w:rPr>
          <w:rFonts w:ascii="Montserrat" w:eastAsia="Montserrat" w:hAnsi="Montserrat" w:cs="Montserrat"/>
          <w:color w:val="333333"/>
          <w:sz w:val="24"/>
          <w:szCs w:val="24"/>
        </w:rPr>
      </w:pPr>
    </w:p>
    <w:p w14:paraId="5AFC7B52"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noProof/>
          <w:sz w:val="24"/>
          <w:szCs w:val="24"/>
          <w:lang w:val="es-MX" w:eastAsia="es-MX"/>
        </w:rPr>
        <w:lastRenderedPageBreak/>
        <w:drawing>
          <wp:inline distT="114300" distB="114300" distL="114300" distR="114300" wp14:anchorId="512E5111" wp14:editId="78E8E8E4">
            <wp:extent cx="5791200" cy="36576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t="10760" b="8151"/>
                    <a:stretch>
                      <a:fillRect/>
                    </a:stretch>
                  </pic:blipFill>
                  <pic:spPr>
                    <a:xfrm>
                      <a:off x="0" y="0"/>
                      <a:ext cx="5791200" cy="3657600"/>
                    </a:xfrm>
                    <a:prstGeom prst="rect">
                      <a:avLst/>
                    </a:prstGeom>
                    <a:ln/>
                  </pic:spPr>
                </pic:pic>
              </a:graphicData>
            </a:graphic>
          </wp:inline>
        </w:drawing>
      </w:r>
    </w:p>
    <w:p w14:paraId="2313D507" w14:textId="77777777" w:rsidR="00D37408" w:rsidRDefault="00D37408">
      <w:pPr>
        <w:spacing w:after="0" w:line="240" w:lineRule="auto"/>
        <w:jc w:val="both"/>
        <w:rPr>
          <w:rFonts w:ascii="Montserrat" w:eastAsia="Montserrat" w:hAnsi="Montserrat" w:cs="Montserrat"/>
          <w:sz w:val="24"/>
          <w:szCs w:val="24"/>
        </w:rPr>
      </w:pPr>
    </w:p>
    <w:p w14:paraId="4AE03805" w14:textId="77777777" w:rsidR="00D37408" w:rsidRDefault="00D37408">
      <w:pPr>
        <w:spacing w:after="0" w:line="240" w:lineRule="auto"/>
        <w:jc w:val="both"/>
        <w:rPr>
          <w:rFonts w:ascii="Montserrat" w:eastAsia="Montserrat" w:hAnsi="Montserrat" w:cs="Montserrat"/>
          <w:sz w:val="24"/>
          <w:szCs w:val="24"/>
        </w:rPr>
      </w:pPr>
    </w:p>
    <w:p w14:paraId="16D206CA" w14:textId="77777777" w:rsidR="00D37408" w:rsidRDefault="00D37408">
      <w:pPr>
        <w:spacing w:after="0" w:line="240" w:lineRule="auto"/>
        <w:jc w:val="both"/>
        <w:rPr>
          <w:rFonts w:ascii="Montserrat" w:eastAsia="Montserrat" w:hAnsi="Montserrat" w:cs="Montserrat"/>
          <w:sz w:val="24"/>
          <w:szCs w:val="24"/>
        </w:rPr>
      </w:pPr>
    </w:p>
    <w:p w14:paraId="125B273C" w14:textId="77777777" w:rsidR="00D37408" w:rsidRDefault="00D37408">
      <w:pPr>
        <w:spacing w:after="0" w:line="240" w:lineRule="auto"/>
        <w:jc w:val="both"/>
        <w:rPr>
          <w:rFonts w:ascii="Montserrat" w:eastAsia="Montserrat" w:hAnsi="Montserrat" w:cs="Montserrat"/>
          <w:sz w:val="24"/>
          <w:szCs w:val="24"/>
        </w:rPr>
      </w:pPr>
    </w:p>
    <w:p w14:paraId="4DFCF6F2" w14:textId="77777777" w:rsidR="00D37408" w:rsidRDefault="00D37408">
      <w:pPr>
        <w:spacing w:after="0" w:line="240" w:lineRule="auto"/>
        <w:jc w:val="both"/>
        <w:rPr>
          <w:rFonts w:ascii="Montserrat" w:eastAsia="Montserrat" w:hAnsi="Montserrat" w:cs="Montserrat"/>
          <w:sz w:val="24"/>
          <w:szCs w:val="24"/>
        </w:rPr>
      </w:pPr>
    </w:p>
    <w:p w14:paraId="7C9A8D0F" w14:textId="77777777" w:rsidR="00D37408" w:rsidRDefault="00D37408">
      <w:pPr>
        <w:spacing w:after="0" w:line="240" w:lineRule="auto"/>
        <w:jc w:val="both"/>
        <w:rPr>
          <w:rFonts w:ascii="Montserrat" w:eastAsia="Montserrat" w:hAnsi="Montserrat" w:cs="Montserrat"/>
          <w:sz w:val="24"/>
          <w:szCs w:val="24"/>
        </w:rPr>
      </w:pPr>
    </w:p>
    <w:p w14:paraId="50226EE9" w14:textId="77777777" w:rsidR="00D37408" w:rsidRDefault="00D37408">
      <w:pPr>
        <w:spacing w:after="0" w:line="240" w:lineRule="auto"/>
        <w:jc w:val="both"/>
        <w:rPr>
          <w:rFonts w:ascii="Montserrat" w:eastAsia="Montserrat" w:hAnsi="Montserrat" w:cs="Montserrat"/>
          <w:sz w:val="24"/>
          <w:szCs w:val="24"/>
        </w:rPr>
      </w:pPr>
    </w:p>
    <w:p w14:paraId="5405C13A"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Respecto al </w:t>
      </w:r>
      <w:r>
        <w:rPr>
          <w:rFonts w:ascii="Montserrat" w:eastAsia="Montserrat" w:hAnsi="Montserrat" w:cs="Montserrat"/>
          <w:b/>
          <w:sz w:val="24"/>
          <w:szCs w:val="24"/>
        </w:rPr>
        <w:t>transporte de bienes y mercancías</w:t>
      </w:r>
      <w:r>
        <w:rPr>
          <w:rFonts w:ascii="Montserrat" w:eastAsia="Montserrat" w:hAnsi="Montserrat" w:cs="Montserrat"/>
          <w:sz w:val="24"/>
          <w:szCs w:val="24"/>
        </w:rPr>
        <w:t xml:space="preserve">, fundamental para el funcionamiento de las actividades económicas y abasto de la población, la Secretaría de Movilidad </w:t>
      </w:r>
      <w:commentRangeStart w:id="275"/>
      <w:r>
        <w:rPr>
          <w:rFonts w:ascii="Montserrat" w:eastAsia="Montserrat" w:hAnsi="Montserrat" w:cs="Montserrat"/>
          <w:sz w:val="24"/>
          <w:szCs w:val="24"/>
        </w:rPr>
        <w:t xml:space="preserve">tiene registradas </w:t>
      </w:r>
      <w:commentRangeEnd w:id="275"/>
      <w:r w:rsidR="00693624">
        <w:rPr>
          <w:rStyle w:val="Refdecomentario"/>
        </w:rPr>
        <w:commentReference w:id="275"/>
      </w:r>
      <w:r>
        <w:rPr>
          <w:rFonts w:ascii="Montserrat" w:eastAsia="Montserrat" w:hAnsi="Montserrat" w:cs="Montserrat"/>
          <w:sz w:val="24"/>
          <w:szCs w:val="24"/>
        </w:rPr>
        <w:t>855 unidades para carga ligera (hasta 3.5 toneladas), 421 para carga en general (arriba de 3.5 toneladas), 806 unidades para acarreo de agua, 2,402 para acarreo de materiales, y 92 con equipo y aditamentos adicionales para el transporte de carga especializada.</w:t>
      </w:r>
      <w:r>
        <w:rPr>
          <w:rFonts w:ascii="Montserrat" w:eastAsia="Montserrat" w:hAnsi="Montserrat" w:cs="Montserrat"/>
          <w:sz w:val="24"/>
          <w:szCs w:val="24"/>
          <w:vertAlign w:val="superscript"/>
        </w:rPr>
        <w:footnoteReference w:id="9"/>
      </w:r>
    </w:p>
    <w:p w14:paraId="7BD2AD13" w14:textId="77777777" w:rsidR="00D37408" w:rsidRDefault="00D37408">
      <w:pPr>
        <w:spacing w:after="0" w:line="240" w:lineRule="auto"/>
        <w:jc w:val="both"/>
        <w:rPr>
          <w:rFonts w:ascii="Montserrat" w:eastAsia="Montserrat" w:hAnsi="Montserrat" w:cs="Montserrat"/>
          <w:sz w:val="24"/>
          <w:szCs w:val="24"/>
        </w:rPr>
      </w:pPr>
    </w:p>
    <w:p w14:paraId="5C46BE64" w14:textId="77777777" w:rsidR="00D37408" w:rsidRPr="00F13CAF" w:rsidRDefault="00E00C9A">
      <w:pPr>
        <w:spacing w:after="0" w:line="240" w:lineRule="auto"/>
        <w:jc w:val="both"/>
        <w:rPr>
          <w:rFonts w:ascii="Montserrat" w:eastAsia="Montserrat" w:hAnsi="Montserrat" w:cs="Montserrat"/>
          <w:strike/>
          <w:sz w:val="24"/>
          <w:szCs w:val="24"/>
          <w:highlight w:val="yellow"/>
        </w:rPr>
      </w:pPr>
      <w:r w:rsidRPr="00F13CAF">
        <w:rPr>
          <w:rFonts w:ascii="Montserrat" w:eastAsia="Montserrat" w:hAnsi="Montserrat" w:cs="Montserrat"/>
          <w:strike/>
          <w:sz w:val="24"/>
          <w:szCs w:val="24"/>
          <w:highlight w:val="yellow"/>
        </w:rPr>
        <w:t>De las 900.4 millones de toneladas de mercancías y productos que se movilizaron en 2020 en todo el territorio nacional, el 56.9% se realizó a través del autotransporte de carga (512.7 millones de toneladas), valor por encima de los modos marítimos, ferroviarios y aéreos</w:t>
      </w:r>
      <w:commentRangeStart w:id="276"/>
      <w:r w:rsidRPr="00F13CAF">
        <w:rPr>
          <w:rFonts w:ascii="Montserrat" w:eastAsia="Montserrat" w:hAnsi="Montserrat" w:cs="Montserrat"/>
          <w:strike/>
          <w:sz w:val="24"/>
          <w:szCs w:val="24"/>
          <w:highlight w:val="yellow"/>
        </w:rPr>
        <w:t>.</w:t>
      </w:r>
      <w:r w:rsidRPr="00F13CAF">
        <w:rPr>
          <w:rFonts w:ascii="Montserrat" w:eastAsia="Montserrat" w:hAnsi="Montserrat" w:cs="Montserrat"/>
          <w:strike/>
          <w:sz w:val="24"/>
          <w:szCs w:val="24"/>
          <w:highlight w:val="yellow"/>
          <w:vertAlign w:val="superscript"/>
        </w:rPr>
        <w:footnoteReference w:id="10"/>
      </w:r>
      <w:commentRangeEnd w:id="276"/>
      <w:r w:rsidR="00F13CAF">
        <w:rPr>
          <w:rStyle w:val="Refdecomentario"/>
        </w:rPr>
        <w:commentReference w:id="276"/>
      </w:r>
    </w:p>
    <w:p w14:paraId="2102F259" w14:textId="77777777" w:rsidR="00D37408" w:rsidRPr="00F13CAF" w:rsidRDefault="00D37408">
      <w:pPr>
        <w:spacing w:after="0" w:line="240" w:lineRule="auto"/>
        <w:jc w:val="both"/>
        <w:rPr>
          <w:rFonts w:ascii="Montserrat" w:eastAsia="Montserrat" w:hAnsi="Montserrat" w:cs="Montserrat"/>
          <w:strike/>
          <w:sz w:val="24"/>
          <w:szCs w:val="24"/>
          <w:highlight w:val="yellow"/>
        </w:rPr>
      </w:pPr>
    </w:p>
    <w:p w14:paraId="09180904" w14:textId="77777777" w:rsidR="00D37408" w:rsidRPr="00F13CAF" w:rsidRDefault="00E00C9A">
      <w:pPr>
        <w:spacing w:after="0" w:line="240" w:lineRule="auto"/>
        <w:jc w:val="both"/>
        <w:rPr>
          <w:rFonts w:ascii="Montserrat" w:eastAsia="Montserrat" w:hAnsi="Montserrat" w:cs="Montserrat"/>
          <w:strike/>
          <w:sz w:val="24"/>
          <w:szCs w:val="24"/>
          <w:highlight w:val="yellow"/>
        </w:rPr>
      </w:pPr>
      <w:r w:rsidRPr="00F13CAF">
        <w:rPr>
          <w:rFonts w:ascii="Montserrat" w:eastAsia="Montserrat" w:hAnsi="Montserrat" w:cs="Montserrat"/>
          <w:strike/>
          <w:sz w:val="24"/>
          <w:szCs w:val="24"/>
          <w:highlight w:val="yellow"/>
        </w:rPr>
        <w:t xml:space="preserve">El transporte de carga requiere de más y mejor infraestructura para reducir los </w:t>
      </w:r>
      <w:r w:rsidRPr="00F13CAF">
        <w:rPr>
          <w:rFonts w:ascii="Montserrat" w:eastAsia="Montserrat" w:hAnsi="Montserrat" w:cs="Montserrat"/>
          <w:b/>
          <w:strike/>
          <w:sz w:val="24"/>
          <w:szCs w:val="24"/>
          <w:highlight w:val="yellow"/>
        </w:rPr>
        <w:t>costos de logística y distribución</w:t>
      </w:r>
      <w:r w:rsidRPr="00F13CAF">
        <w:rPr>
          <w:rFonts w:ascii="Montserrat" w:eastAsia="Montserrat" w:hAnsi="Montserrat" w:cs="Montserrat"/>
          <w:strike/>
          <w:sz w:val="24"/>
          <w:szCs w:val="24"/>
          <w:highlight w:val="yellow"/>
        </w:rPr>
        <w:t xml:space="preserve"> que encarecen la producción económica y reducen la competitividad de nuestra entidad. De acuerdo con TRANSPORTE.MX, l</w:t>
      </w:r>
      <w:r w:rsidRPr="00F13CAF">
        <w:rPr>
          <w:rFonts w:ascii="Montserrat" w:eastAsia="Montserrat" w:hAnsi="Montserrat" w:cs="Montserrat"/>
          <w:strike/>
          <w:color w:val="2C2F34"/>
          <w:sz w:val="24"/>
          <w:szCs w:val="24"/>
          <w:highlight w:val="yellow"/>
        </w:rPr>
        <w:t>os costos logísticos en las empresas mexicanas equivalen al 10.3% de las ventas, de los cuales 40% están relacionados a transporte.</w:t>
      </w:r>
      <w:r w:rsidRPr="00F13CAF">
        <w:rPr>
          <w:rFonts w:ascii="Montserrat" w:eastAsia="Montserrat" w:hAnsi="Montserrat" w:cs="Montserrat"/>
          <w:strike/>
          <w:color w:val="2C2F34"/>
          <w:sz w:val="24"/>
          <w:szCs w:val="24"/>
          <w:highlight w:val="yellow"/>
          <w:vertAlign w:val="superscript"/>
        </w:rPr>
        <w:footnoteReference w:id="11"/>
      </w:r>
      <w:r w:rsidRPr="00F13CAF">
        <w:rPr>
          <w:rFonts w:ascii="Montserrat" w:eastAsia="Montserrat" w:hAnsi="Montserrat" w:cs="Montserrat"/>
          <w:strike/>
          <w:color w:val="2C2F34"/>
          <w:sz w:val="24"/>
          <w:szCs w:val="24"/>
          <w:highlight w:val="yellow"/>
        </w:rPr>
        <w:t xml:space="preserve"> </w:t>
      </w:r>
      <w:r w:rsidRPr="00F13CAF">
        <w:rPr>
          <w:rFonts w:ascii="Montserrat" w:eastAsia="Montserrat" w:hAnsi="Montserrat" w:cs="Montserrat"/>
          <w:strike/>
          <w:color w:val="2C2F34"/>
          <w:sz w:val="24"/>
          <w:szCs w:val="24"/>
          <w:highlight w:val="yellow"/>
        </w:rPr>
        <w:lastRenderedPageBreak/>
        <w:t xml:space="preserve">Las características geográficas de nuestra entidad, así como la falta de infraestructura </w:t>
      </w:r>
      <w:commentRangeStart w:id="277"/>
      <w:r w:rsidRPr="00F13CAF">
        <w:rPr>
          <w:rFonts w:ascii="Montserrat" w:eastAsia="Montserrat" w:hAnsi="Montserrat" w:cs="Montserrat"/>
          <w:strike/>
          <w:color w:val="2C2F34"/>
          <w:sz w:val="24"/>
          <w:szCs w:val="24"/>
          <w:highlight w:val="yellow"/>
        </w:rPr>
        <w:t>incrementan de manera considerabl</w:t>
      </w:r>
      <w:commentRangeEnd w:id="277"/>
      <w:r w:rsidR="00693624">
        <w:rPr>
          <w:rStyle w:val="Refdecomentario"/>
        </w:rPr>
        <w:commentReference w:id="277"/>
      </w:r>
      <w:r w:rsidRPr="00F13CAF">
        <w:rPr>
          <w:rFonts w:ascii="Montserrat" w:eastAsia="Montserrat" w:hAnsi="Montserrat" w:cs="Montserrat"/>
          <w:strike/>
          <w:color w:val="2C2F34"/>
          <w:sz w:val="24"/>
          <w:szCs w:val="24"/>
          <w:highlight w:val="yellow"/>
        </w:rPr>
        <w:t xml:space="preserve">e los costos de logística y transporte. </w:t>
      </w:r>
    </w:p>
    <w:p w14:paraId="7A1E9945" w14:textId="77777777" w:rsidR="00D37408" w:rsidRPr="00F13CAF" w:rsidRDefault="00D37408">
      <w:pPr>
        <w:spacing w:after="0" w:line="240" w:lineRule="auto"/>
        <w:jc w:val="both"/>
        <w:rPr>
          <w:rFonts w:ascii="Montserrat" w:eastAsia="Montserrat" w:hAnsi="Montserrat" w:cs="Montserrat"/>
          <w:strike/>
          <w:sz w:val="24"/>
          <w:szCs w:val="24"/>
          <w:highlight w:val="yellow"/>
        </w:rPr>
      </w:pPr>
    </w:p>
    <w:p w14:paraId="02EADC77" w14:textId="77777777" w:rsidR="00D37408" w:rsidRPr="00F13CAF" w:rsidRDefault="00E00C9A">
      <w:pPr>
        <w:spacing w:after="0" w:line="240" w:lineRule="auto"/>
        <w:jc w:val="both"/>
        <w:rPr>
          <w:rFonts w:ascii="Montserrat" w:eastAsia="Montserrat" w:hAnsi="Montserrat" w:cs="Montserrat"/>
          <w:strike/>
          <w:sz w:val="24"/>
          <w:szCs w:val="24"/>
        </w:rPr>
      </w:pPr>
      <w:r w:rsidRPr="00F13CAF">
        <w:rPr>
          <w:rFonts w:ascii="Montserrat" w:eastAsia="Montserrat" w:hAnsi="Montserrat" w:cs="Montserrat"/>
          <w:strike/>
          <w:sz w:val="24"/>
          <w:szCs w:val="24"/>
          <w:highlight w:val="yellow"/>
        </w:rPr>
        <w:t>La movilidad de bienes y mercancías requiere del desarrollo de infraestructura para el transporte de bienes y mercancías de manera más eficiente y competitiva, que reduzca los costos de producción, permita acceder a productos más económicos, y facilite a nuestros productores y productoras transportar sus productos a los mercados locales y nacionales.</w:t>
      </w:r>
      <w:r w:rsidRPr="00F13CAF">
        <w:rPr>
          <w:rFonts w:ascii="Montserrat" w:eastAsia="Montserrat" w:hAnsi="Montserrat" w:cs="Montserrat"/>
          <w:strike/>
          <w:sz w:val="24"/>
          <w:szCs w:val="24"/>
        </w:rPr>
        <w:t xml:space="preserve"> </w:t>
      </w:r>
    </w:p>
    <w:p w14:paraId="07186008" w14:textId="77777777" w:rsidR="00D37408" w:rsidRDefault="00D37408">
      <w:pPr>
        <w:spacing w:after="0" w:line="240" w:lineRule="auto"/>
        <w:jc w:val="both"/>
        <w:rPr>
          <w:rFonts w:ascii="Montserrat" w:eastAsia="Montserrat" w:hAnsi="Montserrat" w:cs="Montserrat"/>
          <w:sz w:val="24"/>
          <w:szCs w:val="24"/>
        </w:rPr>
      </w:pPr>
    </w:p>
    <w:p w14:paraId="4D28B91F"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 </w:t>
      </w:r>
      <w:r>
        <w:rPr>
          <w:rFonts w:ascii="Montserrat" w:eastAsia="Montserrat" w:hAnsi="Montserrat" w:cs="Montserrat"/>
          <w:b/>
          <w:sz w:val="24"/>
          <w:szCs w:val="24"/>
        </w:rPr>
        <w:t>seguridad vial</w:t>
      </w:r>
      <w:r>
        <w:rPr>
          <w:rFonts w:ascii="Montserrat" w:eastAsia="Montserrat" w:hAnsi="Montserrat" w:cs="Montserrat"/>
          <w:sz w:val="24"/>
          <w:szCs w:val="24"/>
        </w:rPr>
        <w:t xml:space="preserve"> es una prioridad en la agenda pública nacional e internacional, como lo demuestra el Segundo Decenio de las Naciones Unidas 2021 – 2023 del cual nuestro país forma parte.  De acuerdo con la Organización Mundial de la Salud, cada año se estiman alrededor de 1.3 millones de muertes por siniestros viales, así como más de 50 millones de lesiones relacionadas. En México, los siniestros de tránsito </w:t>
      </w:r>
      <w:commentRangeStart w:id="278"/>
      <w:r>
        <w:rPr>
          <w:rFonts w:ascii="Montserrat" w:eastAsia="Montserrat" w:hAnsi="Montserrat" w:cs="Montserrat"/>
          <w:sz w:val="24"/>
          <w:szCs w:val="24"/>
        </w:rPr>
        <w:t>son una de las principales causas de muertes</w:t>
      </w:r>
      <w:commentRangeEnd w:id="278"/>
      <w:r w:rsidR="00693624">
        <w:rPr>
          <w:rStyle w:val="Refdecomentario"/>
        </w:rPr>
        <w:commentReference w:id="278"/>
      </w:r>
      <w:r>
        <w:rPr>
          <w:rFonts w:ascii="Montserrat" w:eastAsia="Montserrat" w:hAnsi="Montserrat" w:cs="Montserrat"/>
          <w:sz w:val="24"/>
          <w:szCs w:val="24"/>
        </w:rPr>
        <w:t>, traumatismos y generador de altos costos económicos y sociales.</w:t>
      </w:r>
      <w:r>
        <w:rPr>
          <w:rFonts w:ascii="Montserrat" w:eastAsia="Montserrat" w:hAnsi="Montserrat" w:cs="Montserrat"/>
          <w:sz w:val="24"/>
          <w:szCs w:val="24"/>
          <w:vertAlign w:val="superscript"/>
        </w:rPr>
        <w:footnoteReference w:id="12"/>
      </w:r>
    </w:p>
    <w:p w14:paraId="2E52BD29" w14:textId="77777777" w:rsidR="00D37408" w:rsidRDefault="00D37408">
      <w:pPr>
        <w:spacing w:after="0" w:line="240" w:lineRule="auto"/>
        <w:jc w:val="both"/>
        <w:rPr>
          <w:rFonts w:ascii="Montserrat" w:eastAsia="Montserrat" w:hAnsi="Montserrat" w:cs="Montserrat"/>
          <w:sz w:val="24"/>
          <w:szCs w:val="24"/>
        </w:rPr>
      </w:pPr>
    </w:p>
    <w:p w14:paraId="372F8F75"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Entre los años 2014 - </w:t>
      </w:r>
      <w:commentRangeStart w:id="279"/>
      <w:r>
        <w:rPr>
          <w:rFonts w:ascii="Montserrat" w:eastAsia="Montserrat" w:hAnsi="Montserrat" w:cs="Montserrat"/>
          <w:sz w:val="24"/>
          <w:szCs w:val="24"/>
        </w:rPr>
        <w:t>2019</w:t>
      </w:r>
      <w:commentRangeEnd w:id="279"/>
      <w:r w:rsidR="004305F8">
        <w:rPr>
          <w:rStyle w:val="Refdecomentario"/>
        </w:rPr>
        <w:commentReference w:id="279"/>
      </w:r>
      <w:r>
        <w:rPr>
          <w:rFonts w:ascii="Montserrat" w:eastAsia="Montserrat" w:hAnsi="Montserrat" w:cs="Montserrat"/>
          <w:sz w:val="24"/>
          <w:szCs w:val="24"/>
        </w:rPr>
        <w:t xml:space="preserve">, el Secretariado Técnico del Consejo Nacional para la Prevención de Accidentes reportó un total de 94,223 defunciones en nuestro país, de las cuales el </w:t>
      </w:r>
      <w:commentRangeStart w:id="280"/>
      <w:r>
        <w:rPr>
          <w:rFonts w:ascii="Montserrat" w:eastAsia="Montserrat" w:hAnsi="Montserrat" w:cs="Montserrat"/>
          <w:sz w:val="24"/>
          <w:szCs w:val="24"/>
        </w:rPr>
        <w:t>45.7%</w:t>
      </w:r>
      <w:commentRangeStart w:id="281"/>
      <w:r>
        <w:rPr>
          <w:rFonts w:ascii="Montserrat" w:eastAsia="Montserrat" w:hAnsi="Montserrat" w:cs="Montserrat"/>
          <w:sz w:val="24"/>
          <w:szCs w:val="24"/>
        </w:rPr>
        <w:t>51</w:t>
      </w:r>
      <w:commentRangeEnd w:id="281"/>
      <w:r w:rsidR="00693624">
        <w:rPr>
          <w:rStyle w:val="Refdecomentario"/>
        </w:rPr>
        <w:commentReference w:id="281"/>
      </w:r>
      <w:r>
        <w:rPr>
          <w:rFonts w:ascii="Montserrat" w:eastAsia="Montserrat" w:hAnsi="Montserrat" w:cs="Montserrat"/>
          <w:sz w:val="24"/>
          <w:szCs w:val="24"/>
        </w:rPr>
        <w:t xml:space="preserve"> </w:t>
      </w:r>
      <w:commentRangeEnd w:id="280"/>
      <w:r w:rsidR="002807E8">
        <w:rPr>
          <w:rStyle w:val="Refdecomentario"/>
        </w:rPr>
        <w:commentReference w:id="280"/>
      </w:r>
      <w:r>
        <w:rPr>
          <w:rFonts w:ascii="Montserrat" w:eastAsia="Montserrat" w:hAnsi="Montserrat" w:cs="Montserrat"/>
          <w:sz w:val="24"/>
          <w:szCs w:val="24"/>
        </w:rPr>
        <w:t xml:space="preserve">fueron personas peatonas, un 32.4% ocupantes de vehículos, 20.1% motociclistas y 1.9% ciclistas (STCONAPRA, 2022). A su vez, de acuerdo a la </w:t>
      </w:r>
      <w:commentRangeStart w:id="282"/>
      <w:r>
        <w:rPr>
          <w:rFonts w:ascii="Montserrat" w:eastAsia="Montserrat" w:hAnsi="Montserrat" w:cs="Montserrat"/>
          <w:sz w:val="24"/>
          <w:szCs w:val="24"/>
        </w:rPr>
        <w:t>Encuesta</w:t>
      </w:r>
      <w:commentRangeEnd w:id="282"/>
      <w:r w:rsidR="004305F8">
        <w:rPr>
          <w:rStyle w:val="Refdecomentario"/>
        </w:rPr>
        <w:commentReference w:id="282"/>
      </w:r>
      <w:r>
        <w:rPr>
          <w:rFonts w:ascii="Montserrat" w:eastAsia="Montserrat" w:hAnsi="Montserrat" w:cs="Montserrat"/>
          <w:sz w:val="24"/>
          <w:szCs w:val="24"/>
        </w:rPr>
        <w:t xml:space="preserve"> Nacional de Salud y Nutrición (ENSANUT) se estimó que en 2017, 1.3 millones de personas se lesionaron en el tránsito, de las cuales el 22% reportaron consecuencias permanentes en su salud.</w:t>
      </w:r>
    </w:p>
    <w:p w14:paraId="369F52DF" w14:textId="77777777" w:rsidR="00D37408" w:rsidRDefault="00D37408">
      <w:pPr>
        <w:spacing w:after="0" w:line="240" w:lineRule="auto"/>
        <w:jc w:val="both"/>
        <w:rPr>
          <w:rFonts w:ascii="Montserrat" w:eastAsia="Montserrat" w:hAnsi="Montserrat" w:cs="Montserrat"/>
          <w:sz w:val="24"/>
          <w:szCs w:val="24"/>
        </w:rPr>
      </w:pPr>
    </w:p>
    <w:p w14:paraId="193B06E9"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 </w:t>
      </w:r>
      <w:r>
        <w:rPr>
          <w:rFonts w:ascii="Montserrat" w:eastAsia="Montserrat" w:hAnsi="Montserrat" w:cs="Montserrat"/>
          <w:b/>
          <w:sz w:val="24"/>
          <w:szCs w:val="24"/>
        </w:rPr>
        <w:t>política de seguridad vial</w:t>
      </w:r>
      <w:r>
        <w:rPr>
          <w:rFonts w:ascii="Montserrat" w:eastAsia="Montserrat" w:hAnsi="Montserrat" w:cs="Montserrat"/>
          <w:sz w:val="24"/>
          <w:szCs w:val="24"/>
        </w:rPr>
        <w:t xml:space="preserve"> parte del enfoque de sistemas seguros, la cual tiene como objetivo prioritario la protección de la vida y la integridad física de las personas en sus desplazamientos, el uso o disfrute en las vías públicas del país, por medio de un enfoque de prevención que disminuya los factores de riesgo y la incidencia de lesiones graves, a través de la generación de sistemas de movilidad seguros.</w:t>
      </w:r>
      <w:r>
        <w:rPr>
          <w:rFonts w:ascii="Montserrat" w:eastAsia="Montserrat" w:hAnsi="Montserrat" w:cs="Montserrat"/>
          <w:sz w:val="24"/>
          <w:szCs w:val="24"/>
          <w:vertAlign w:val="superscript"/>
        </w:rPr>
        <w:footnoteReference w:id="13"/>
      </w:r>
    </w:p>
    <w:p w14:paraId="0884E094" w14:textId="77777777" w:rsidR="00D37408" w:rsidRDefault="00D37408">
      <w:pPr>
        <w:spacing w:after="0" w:line="240" w:lineRule="auto"/>
        <w:jc w:val="both"/>
        <w:rPr>
          <w:rFonts w:ascii="Montserrat" w:eastAsia="Montserrat" w:hAnsi="Montserrat" w:cs="Montserrat"/>
          <w:sz w:val="24"/>
          <w:szCs w:val="24"/>
        </w:rPr>
      </w:pPr>
    </w:p>
    <w:p w14:paraId="6CA84FA0" w14:textId="77777777" w:rsidR="00D37408" w:rsidRDefault="00D37408">
      <w:pPr>
        <w:spacing w:after="0" w:line="240" w:lineRule="auto"/>
        <w:jc w:val="both"/>
        <w:rPr>
          <w:rFonts w:ascii="Montserrat" w:eastAsia="Montserrat" w:hAnsi="Montserrat" w:cs="Montserrat"/>
          <w:sz w:val="24"/>
          <w:szCs w:val="24"/>
        </w:rPr>
      </w:pPr>
    </w:p>
    <w:p w14:paraId="1003A05E" w14:textId="77777777" w:rsidR="00D37408" w:rsidRDefault="00D37408">
      <w:pPr>
        <w:spacing w:after="0" w:line="240" w:lineRule="auto"/>
        <w:jc w:val="both"/>
        <w:rPr>
          <w:rFonts w:ascii="Montserrat" w:eastAsia="Montserrat" w:hAnsi="Montserrat" w:cs="Montserrat"/>
          <w:sz w:val="24"/>
          <w:szCs w:val="24"/>
        </w:rPr>
      </w:pPr>
    </w:p>
    <w:p w14:paraId="762BF7B5" w14:textId="77777777" w:rsidR="00D37408" w:rsidRDefault="00D37408">
      <w:pPr>
        <w:spacing w:after="0" w:line="240" w:lineRule="auto"/>
        <w:jc w:val="both"/>
        <w:rPr>
          <w:rFonts w:ascii="Montserrat" w:eastAsia="Montserrat" w:hAnsi="Montserrat" w:cs="Montserrat"/>
          <w:sz w:val="24"/>
          <w:szCs w:val="24"/>
        </w:rPr>
      </w:pPr>
    </w:p>
    <w:p w14:paraId="0FCAD87D" w14:textId="77777777" w:rsidR="00D37408" w:rsidRDefault="00D37408">
      <w:pPr>
        <w:spacing w:after="0" w:line="240" w:lineRule="auto"/>
        <w:jc w:val="both"/>
        <w:rPr>
          <w:rFonts w:ascii="Montserrat" w:eastAsia="Montserrat" w:hAnsi="Montserrat" w:cs="Montserrat"/>
          <w:sz w:val="24"/>
          <w:szCs w:val="24"/>
        </w:rPr>
      </w:pPr>
    </w:p>
    <w:p w14:paraId="73DFDF17" w14:textId="77777777" w:rsidR="00D37408" w:rsidRDefault="00D37408">
      <w:pPr>
        <w:spacing w:after="0" w:line="240" w:lineRule="auto"/>
        <w:jc w:val="both"/>
        <w:rPr>
          <w:rFonts w:ascii="Montserrat" w:eastAsia="Montserrat" w:hAnsi="Montserrat" w:cs="Montserrat"/>
          <w:sz w:val="24"/>
          <w:szCs w:val="24"/>
        </w:rPr>
      </w:pPr>
    </w:p>
    <w:p w14:paraId="6E7E7196" w14:textId="77777777" w:rsidR="00D37408" w:rsidRDefault="00D37408">
      <w:pPr>
        <w:spacing w:after="0" w:line="240" w:lineRule="auto"/>
        <w:jc w:val="both"/>
        <w:rPr>
          <w:rFonts w:ascii="Montserrat" w:eastAsia="Montserrat" w:hAnsi="Montserrat" w:cs="Montserrat"/>
          <w:sz w:val="24"/>
          <w:szCs w:val="24"/>
        </w:rPr>
      </w:pPr>
    </w:p>
    <w:p w14:paraId="03D867A1" w14:textId="77777777" w:rsidR="00D37408" w:rsidRDefault="00D37408">
      <w:pPr>
        <w:spacing w:after="0" w:line="240" w:lineRule="auto"/>
        <w:jc w:val="both"/>
        <w:rPr>
          <w:rFonts w:ascii="Montserrat" w:eastAsia="Montserrat" w:hAnsi="Montserrat" w:cs="Montserrat"/>
          <w:sz w:val="24"/>
          <w:szCs w:val="24"/>
        </w:rPr>
      </w:pPr>
    </w:p>
    <w:p w14:paraId="200C40C4" w14:textId="77777777" w:rsidR="00D37408" w:rsidRDefault="00D37408">
      <w:pPr>
        <w:spacing w:after="0" w:line="240" w:lineRule="auto"/>
        <w:jc w:val="both"/>
        <w:rPr>
          <w:rFonts w:ascii="Montserrat" w:eastAsia="Montserrat" w:hAnsi="Montserrat" w:cs="Montserrat"/>
          <w:sz w:val="24"/>
          <w:szCs w:val="24"/>
        </w:rPr>
      </w:pPr>
    </w:p>
    <w:p w14:paraId="111D584D" w14:textId="77777777" w:rsidR="00D37408" w:rsidRDefault="00D37408">
      <w:pPr>
        <w:spacing w:after="0" w:line="240" w:lineRule="auto"/>
        <w:jc w:val="both"/>
        <w:rPr>
          <w:rFonts w:ascii="Montserrat" w:eastAsia="Montserrat" w:hAnsi="Montserrat" w:cs="Montserrat"/>
          <w:sz w:val="24"/>
          <w:szCs w:val="24"/>
        </w:rPr>
      </w:pPr>
    </w:p>
    <w:p w14:paraId="2DD1452F" w14:textId="77777777" w:rsidR="00D37408" w:rsidRDefault="00D37408">
      <w:pPr>
        <w:spacing w:after="0" w:line="240" w:lineRule="auto"/>
        <w:jc w:val="both"/>
        <w:rPr>
          <w:rFonts w:ascii="Montserrat" w:eastAsia="Montserrat" w:hAnsi="Montserrat" w:cs="Montserrat"/>
          <w:sz w:val="24"/>
          <w:szCs w:val="24"/>
        </w:rPr>
      </w:pPr>
    </w:p>
    <w:p w14:paraId="5057F34A" w14:textId="77777777" w:rsidR="00D37408" w:rsidRDefault="00D37408">
      <w:pPr>
        <w:spacing w:after="0" w:line="240" w:lineRule="auto"/>
        <w:jc w:val="both"/>
        <w:rPr>
          <w:rFonts w:ascii="Montserrat" w:eastAsia="Montserrat" w:hAnsi="Montserrat" w:cs="Montserrat"/>
          <w:sz w:val="24"/>
          <w:szCs w:val="24"/>
        </w:rPr>
      </w:pPr>
    </w:p>
    <w:p w14:paraId="591D4834" w14:textId="77777777" w:rsidR="00D37408" w:rsidRDefault="00D37408">
      <w:pPr>
        <w:spacing w:after="0" w:line="240" w:lineRule="auto"/>
        <w:jc w:val="both"/>
        <w:rPr>
          <w:rFonts w:ascii="Montserrat" w:eastAsia="Montserrat" w:hAnsi="Montserrat" w:cs="Montserrat"/>
          <w:sz w:val="24"/>
          <w:szCs w:val="24"/>
        </w:rPr>
      </w:pPr>
    </w:p>
    <w:p w14:paraId="5367E96D" w14:textId="77777777" w:rsidR="00D37408" w:rsidRDefault="00D37408">
      <w:pPr>
        <w:spacing w:after="0" w:line="240" w:lineRule="auto"/>
        <w:jc w:val="both"/>
        <w:rPr>
          <w:rFonts w:ascii="Montserrat" w:eastAsia="Montserrat" w:hAnsi="Montserrat" w:cs="Montserrat"/>
          <w:sz w:val="24"/>
          <w:szCs w:val="24"/>
        </w:rPr>
      </w:pPr>
    </w:p>
    <w:p w14:paraId="5472E213" w14:textId="77777777" w:rsidR="00D37408" w:rsidRDefault="00D37408">
      <w:pPr>
        <w:spacing w:after="0" w:line="240" w:lineRule="auto"/>
        <w:jc w:val="both"/>
        <w:rPr>
          <w:rFonts w:ascii="Montserrat" w:eastAsia="Montserrat" w:hAnsi="Montserrat" w:cs="Montserrat"/>
          <w:sz w:val="24"/>
          <w:szCs w:val="24"/>
        </w:rPr>
      </w:pPr>
    </w:p>
    <w:p w14:paraId="5657C6D2" w14:textId="77777777" w:rsidR="00D37408" w:rsidRDefault="00D37408">
      <w:pPr>
        <w:spacing w:after="0" w:line="240" w:lineRule="auto"/>
        <w:jc w:val="both"/>
        <w:rPr>
          <w:rFonts w:ascii="Montserrat" w:eastAsia="Montserrat" w:hAnsi="Montserrat" w:cs="Montserrat"/>
          <w:sz w:val="24"/>
          <w:szCs w:val="24"/>
        </w:rPr>
      </w:pPr>
    </w:p>
    <w:p w14:paraId="007350EB" w14:textId="77777777" w:rsidR="00D37408" w:rsidRDefault="00D37408">
      <w:pPr>
        <w:spacing w:after="0" w:line="240" w:lineRule="auto"/>
        <w:jc w:val="both"/>
        <w:rPr>
          <w:rFonts w:ascii="Montserrat" w:eastAsia="Montserrat" w:hAnsi="Montserrat" w:cs="Montserrat"/>
          <w:sz w:val="24"/>
          <w:szCs w:val="24"/>
        </w:rPr>
      </w:pPr>
    </w:p>
    <w:p w14:paraId="62F3E6B0" w14:textId="77777777" w:rsidR="00D37408" w:rsidRDefault="00D37408">
      <w:pPr>
        <w:spacing w:after="0" w:line="240" w:lineRule="auto"/>
        <w:jc w:val="both"/>
        <w:rPr>
          <w:rFonts w:ascii="Montserrat" w:eastAsia="Montserrat" w:hAnsi="Montserrat" w:cs="Montserrat"/>
          <w:sz w:val="24"/>
          <w:szCs w:val="24"/>
        </w:rPr>
      </w:pPr>
    </w:p>
    <w:p w14:paraId="41E5EB4B" w14:textId="77777777" w:rsidR="00D37408" w:rsidRDefault="00D37408">
      <w:pPr>
        <w:spacing w:after="0" w:line="240" w:lineRule="auto"/>
        <w:jc w:val="both"/>
        <w:rPr>
          <w:rFonts w:ascii="Montserrat" w:eastAsia="Montserrat" w:hAnsi="Montserrat" w:cs="Montserrat"/>
          <w:sz w:val="24"/>
          <w:szCs w:val="24"/>
        </w:rPr>
      </w:pPr>
    </w:p>
    <w:p w14:paraId="2C807D21" w14:textId="77777777" w:rsidR="00D37408" w:rsidRDefault="00D37408">
      <w:pPr>
        <w:spacing w:after="0" w:line="240" w:lineRule="auto"/>
        <w:jc w:val="both"/>
        <w:rPr>
          <w:rFonts w:ascii="Montserrat" w:eastAsia="Montserrat" w:hAnsi="Montserrat" w:cs="Montserrat"/>
          <w:sz w:val="24"/>
          <w:szCs w:val="24"/>
        </w:rPr>
      </w:pPr>
    </w:p>
    <w:p w14:paraId="584D2F82" w14:textId="77777777" w:rsidR="00D37408" w:rsidRDefault="00D37408">
      <w:pPr>
        <w:spacing w:after="0" w:line="240" w:lineRule="auto"/>
        <w:jc w:val="both"/>
        <w:rPr>
          <w:rFonts w:ascii="Montserrat" w:eastAsia="Montserrat" w:hAnsi="Montserrat" w:cs="Montserrat"/>
          <w:sz w:val="24"/>
          <w:szCs w:val="24"/>
        </w:rPr>
      </w:pPr>
    </w:p>
    <w:p w14:paraId="242463DF" w14:textId="77777777" w:rsidR="00D37408" w:rsidRDefault="00D37408">
      <w:pPr>
        <w:spacing w:after="0" w:line="240" w:lineRule="auto"/>
        <w:jc w:val="both"/>
        <w:rPr>
          <w:rFonts w:ascii="Montserrat" w:eastAsia="Montserrat" w:hAnsi="Montserrat" w:cs="Montserrat"/>
          <w:sz w:val="24"/>
          <w:szCs w:val="24"/>
        </w:rPr>
      </w:pPr>
    </w:p>
    <w:p w14:paraId="23182D18" w14:textId="77777777" w:rsidR="00D37408" w:rsidRDefault="00D37408">
      <w:pPr>
        <w:spacing w:after="0" w:line="240" w:lineRule="auto"/>
        <w:jc w:val="both"/>
        <w:rPr>
          <w:rFonts w:ascii="Montserrat" w:eastAsia="Montserrat" w:hAnsi="Montserrat" w:cs="Montserrat"/>
          <w:sz w:val="24"/>
          <w:szCs w:val="24"/>
        </w:rPr>
      </w:pPr>
    </w:p>
    <w:p w14:paraId="7186A557" w14:textId="77777777" w:rsidR="00D37408" w:rsidRDefault="00D37408">
      <w:pPr>
        <w:spacing w:after="0" w:line="240" w:lineRule="auto"/>
        <w:jc w:val="both"/>
        <w:rPr>
          <w:rFonts w:ascii="Montserrat" w:eastAsia="Montserrat" w:hAnsi="Montserrat" w:cs="Montserrat"/>
          <w:sz w:val="24"/>
          <w:szCs w:val="24"/>
        </w:rPr>
      </w:pPr>
    </w:p>
    <w:p w14:paraId="55820094" w14:textId="77777777" w:rsidR="00D37408" w:rsidRDefault="00D37408">
      <w:pPr>
        <w:spacing w:after="0" w:line="240" w:lineRule="auto"/>
        <w:jc w:val="both"/>
        <w:rPr>
          <w:rFonts w:ascii="Montserrat" w:eastAsia="Montserrat" w:hAnsi="Montserrat" w:cs="Montserrat"/>
          <w:sz w:val="24"/>
          <w:szCs w:val="24"/>
        </w:rPr>
      </w:pPr>
    </w:p>
    <w:p w14:paraId="775CFEE9" w14:textId="77777777" w:rsidR="00D37408" w:rsidRDefault="00D37408">
      <w:pPr>
        <w:spacing w:after="0" w:line="240" w:lineRule="auto"/>
        <w:jc w:val="both"/>
        <w:rPr>
          <w:rFonts w:ascii="Montserrat" w:eastAsia="Montserrat" w:hAnsi="Montserrat" w:cs="Montserrat"/>
          <w:sz w:val="24"/>
          <w:szCs w:val="24"/>
        </w:rPr>
      </w:pPr>
    </w:p>
    <w:p w14:paraId="45AC25FB" w14:textId="77777777" w:rsidR="00D37408" w:rsidRDefault="00D37408">
      <w:pPr>
        <w:spacing w:after="0" w:line="240" w:lineRule="auto"/>
        <w:jc w:val="both"/>
        <w:rPr>
          <w:rFonts w:ascii="Montserrat" w:eastAsia="Montserrat" w:hAnsi="Montserrat" w:cs="Montserrat"/>
          <w:sz w:val="24"/>
          <w:szCs w:val="24"/>
        </w:rPr>
      </w:pPr>
    </w:p>
    <w:p w14:paraId="7839F967" w14:textId="77777777" w:rsidR="00D37408" w:rsidRDefault="00D37408">
      <w:pPr>
        <w:spacing w:after="0" w:line="240" w:lineRule="auto"/>
        <w:jc w:val="both"/>
        <w:rPr>
          <w:rFonts w:ascii="Montserrat" w:eastAsia="Montserrat" w:hAnsi="Montserrat" w:cs="Montserrat"/>
          <w:sz w:val="24"/>
          <w:szCs w:val="24"/>
        </w:rPr>
      </w:pPr>
    </w:p>
    <w:p w14:paraId="6321E1D9" w14:textId="77777777" w:rsidR="00D37408" w:rsidRDefault="00D37408">
      <w:pPr>
        <w:spacing w:after="0" w:line="240" w:lineRule="auto"/>
        <w:jc w:val="both"/>
        <w:rPr>
          <w:rFonts w:ascii="Montserrat" w:eastAsia="Montserrat" w:hAnsi="Montserrat" w:cs="Montserrat"/>
          <w:sz w:val="24"/>
          <w:szCs w:val="24"/>
        </w:rPr>
      </w:pPr>
    </w:p>
    <w:p w14:paraId="25E21E5F" w14:textId="77777777" w:rsidR="00D37408" w:rsidRDefault="00D37408">
      <w:pPr>
        <w:spacing w:after="0" w:line="240" w:lineRule="auto"/>
        <w:jc w:val="both"/>
        <w:rPr>
          <w:rFonts w:ascii="Montserrat" w:eastAsia="Montserrat" w:hAnsi="Montserrat" w:cs="Montserrat"/>
          <w:sz w:val="24"/>
          <w:szCs w:val="24"/>
        </w:rPr>
      </w:pPr>
    </w:p>
    <w:p w14:paraId="6EB3E27F" w14:textId="77777777" w:rsidR="00D37408" w:rsidRDefault="00E00C9A">
      <w:pPr>
        <w:numPr>
          <w:ilvl w:val="0"/>
          <w:numId w:val="9"/>
        </w:numPr>
        <w:pBdr>
          <w:top w:val="nil"/>
          <w:left w:val="nil"/>
          <w:bottom w:val="nil"/>
          <w:right w:val="nil"/>
          <w:between w:val="nil"/>
        </w:pBdr>
        <w:spacing w:after="0" w:line="240" w:lineRule="auto"/>
        <w:ind w:left="851" w:hanging="850"/>
        <w:rPr>
          <w:rFonts w:ascii="Montserrat" w:eastAsia="Montserrat" w:hAnsi="Montserrat" w:cs="Montserrat"/>
          <w:b/>
          <w:color w:val="000000"/>
          <w:sz w:val="40"/>
          <w:szCs w:val="40"/>
        </w:rPr>
      </w:pPr>
      <w:r>
        <w:rPr>
          <w:rFonts w:ascii="Montserrat" w:eastAsia="Montserrat" w:hAnsi="Montserrat" w:cs="Montserrat"/>
          <w:b/>
          <w:color w:val="000000"/>
          <w:sz w:val="40"/>
          <w:szCs w:val="40"/>
        </w:rPr>
        <w:t>SUBTEMA 1 – MOVILIDAD ACTIVA</w:t>
      </w:r>
    </w:p>
    <w:p w14:paraId="060526FD" w14:textId="77777777" w:rsidR="00D37408" w:rsidRDefault="00D37408">
      <w:pPr>
        <w:pBdr>
          <w:top w:val="nil"/>
          <w:left w:val="nil"/>
          <w:bottom w:val="nil"/>
          <w:right w:val="nil"/>
          <w:between w:val="nil"/>
        </w:pBdr>
        <w:spacing w:after="0" w:line="240" w:lineRule="auto"/>
        <w:ind w:left="708"/>
        <w:jc w:val="both"/>
        <w:rPr>
          <w:rFonts w:ascii="Montserrat" w:eastAsia="Montserrat" w:hAnsi="Montserrat" w:cs="Montserrat"/>
          <w:color w:val="000000"/>
          <w:sz w:val="24"/>
          <w:szCs w:val="24"/>
        </w:rPr>
      </w:pPr>
    </w:p>
    <w:p w14:paraId="0EB56D56" w14:textId="77777777" w:rsidR="00D37408" w:rsidRDefault="00E00C9A">
      <w:pPr>
        <w:spacing w:after="0" w:line="240" w:lineRule="auto"/>
        <w:jc w:val="both"/>
        <w:rPr>
          <w:rFonts w:ascii="Montserrat" w:eastAsia="Montserrat" w:hAnsi="Montserrat" w:cs="Montserrat"/>
          <w:b/>
          <w:sz w:val="30"/>
          <w:szCs w:val="30"/>
          <w:u w:val="single"/>
          <w:shd w:val="clear" w:color="auto" w:fill="B7B7B7"/>
        </w:rPr>
      </w:pPr>
      <w:r>
        <w:rPr>
          <w:rFonts w:ascii="Montserrat" w:eastAsia="Montserrat" w:hAnsi="Montserrat" w:cs="Montserrat"/>
          <w:b/>
          <w:sz w:val="30"/>
          <w:szCs w:val="30"/>
          <w:u w:val="single"/>
          <w:shd w:val="clear" w:color="auto" w:fill="B7B7B7"/>
        </w:rPr>
        <w:t>DIAGNÓSTICO</w:t>
      </w:r>
    </w:p>
    <w:p w14:paraId="61304346"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 movilidad peatonal es la modalidad </w:t>
      </w:r>
      <w:commentRangeStart w:id="283"/>
      <w:r>
        <w:rPr>
          <w:rFonts w:ascii="Montserrat" w:eastAsia="Montserrat" w:hAnsi="Montserrat" w:cs="Montserrat"/>
          <w:sz w:val="24"/>
          <w:szCs w:val="24"/>
        </w:rPr>
        <w:t>más</w:t>
      </w:r>
      <w:commentRangeEnd w:id="283"/>
      <w:r w:rsidR="00F13CAF">
        <w:rPr>
          <w:rStyle w:val="Refdecomentario"/>
        </w:rPr>
        <w:commentReference w:id="283"/>
      </w:r>
      <w:r>
        <w:rPr>
          <w:rFonts w:ascii="Montserrat" w:eastAsia="Montserrat" w:hAnsi="Montserrat" w:cs="Montserrat"/>
          <w:sz w:val="24"/>
          <w:szCs w:val="24"/>
        </w:rPr>
        <w:t xml:space="preserve"> utilizada por las oaxaqueñas y oaxaqueños</w:t>
      </w:r>
      <w:r w:rsidRPr="00F13CAF">
        <w:rPr>
          <w:rFonts w:ascii="Montserrat" w:eastAsia="Montserrat" w:hAnsi="Montserrat" w:cs="Montserrat"/>
          <w:sz w:val="24"/>
          <w:szCs w:val="24"/>
          <w:highlight w:val="yellow"/>
        </w:rPr>
        <w:t xml:space="preserve">. Sin embargo, solamente el 8.2% de las manzanas urbanas y rurales disponen de banquetas en todas sus </w:t>
      </w:r>
      <w:commentRangeStart w:id="284"/>
      <w:r w:rsidRPr="00F13CAF">
        <w:rPr>
          <w:rFonts w:ascii="Montserrat" w:eastAsia="Montserrat" w:hAnsi="Montserrat" w:cs="Montserrat"/>
          <w:sz w:val="24"/>
          <w:szCs w:val="24"/>
          <w:highlight w:val="yellow"/>
        </w:rPr>
        <w:t>vialidades</w:t>
      </w:r>
      <w:commentRangeEnd w:id="284"/>
      <w:r w:rsidR="00F13CAF">
        <w:rPr>
          <w:rStyle w:val="Refdecomentario"/>
        </w:rPr>
        <w:commentReference w:id="284"/>
      </w:r>
      <w:r>
        <w:rPr>
          <w:rFonts w:ascii="Montserrat" w:eastAsia="Montserrat" w:hAnsi="Montserrat" w:cs="Montserrat"/>
          <w:sz w:val="24"/>
          <w:szCs w:val="24"/>
        </w:rPr>
        <w:t xml:space="preserve">, lo cual refleja la falta de infraestructura peatonal en nuestra entidad. </w:t>
      </w:r>
      <w:r w:rsidRPr="00F13CAF">
        <w:rPr>
          <w:rFonts w:ascii="Montserrat" w:eastAsia="Montserrat" w:hAnsi="Montserrat" w:cs="Montserrat"/>
          <w:sz w:val="24"/>
          <w:szCs w:val="24"/>
          <w:highlight w:val="yellow"/>
        </w:rPr>
        <w:t xml:space="preserve">Respecto a la movilidad ciclista, solamente el 1.7% de la población se desplazan en bicicleta a la </w:t>
      </w:r>
      <w:commentRangeStart w:id="285"/>
      <w:r w:rsidRPr="00F13CAF">
        <w:rPr>
          <w:rFonts w:ascii="Montserrat" w:eastAsia="Montserrat" w:hAnsi="Montserrat" w:cs="Montserrat"/>
          <w:sz w:val="24"/>
          <w:szCs w:val="24"/>
          <w:highlight w:val="yellow"/>
        </w:rPr>
        <w:t>escuela</w:t>
      </w:r>
      <w:commentRangeEnd w:id="285"/>
      <w:r w:rsidR="00F13CAF">
        <w:rPr>
          <w:rStyle w:val="Refdecomentario"/>
        </w:rPr>
        <w:commentReference w:id="285"/>
      </w:r>
      <w:r w:rsidRPr="00F13CAF">
        <w:rPr>
          <w:rFonts w:ascii="Montserrat" w:eastAsia="Montserrat" w:hAnsi="Montserrat" w:cs="Montserrat"/>
          <w:sz w:val="24"/>
          <w:szCs w:val="24"/>
          <w:highlight w:val="yellow"/>
        </w:rPr>
        <w:t xml:space="preserve"> y el 4.7% se desplazan en bicicleta al trabajo, debido principalmente a la falta de infraestructura y seguridad, ya que solamente el 0.1% de las vialidades en el estado disponen de ciclovías.</w:t>
      </w:r>
    </w:p>
    <w:p w14:paraId="1391B5C4" w14:textId="77777777" w:rsidR="00D37408" w:rsidRDefault="00D37408">
      <w:pPr>
        <w:spacing w:after="0" w:line="240" w:lineRule="auto"/>
        <w:jc w:val="both"/>
        <w:rPr>
          <w:rFonts w:ascii="Montserrat" w:eastAsia="Montserrat" w:hAnsi="Montserrat" w:cs="Montserrat"/>
          <w:sz w:val="24"/>
          <w:szCs w:val="24"/>
        </w:rPr>
      </w:pPr>
    </w:p>
    <w:p w14:paraId="57F6D1CE"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Es fundamental el reordenamiento del espacio público, ya que actualmente la relación entre superficie urbanizada y superficie vial indica que el espacio para el automóvil se ha incrementado hasta ocupar el 40% de la superficie urbanizada, con la presumible pérdida de espacios públicos, áreas verdes y vegetación o la degradación del medio urbano.</w:t>
      </w:r>
      <w:r>
        <w:rPr>
          <w:rFonts w:ascii="Montserrat" w:eastAsia="Montserrat" w:hAnsi="Montserrat" w:cs="Montserrat"/>
          <w:sz w:val="24"/>
          <w:szCs w:val="24"/>
          <w:vertAlign w:val="superscript"/>
        </w:rPr>
        <w:footnoteReference w:id="14"/>
      </w:r>
      <w:r>
        <w:rPr>
          <w:rFonts w:ascii="Montserrat" w:eastAsia="Montserrat" w:hAnsi="Montserrat" w:cs="Montserrat"/>
          <w:sz w:val="24"/>
          <w:szCs w:val="24"/>
        </w:rPr>
        <w:t xml:space="preserve"> El desarrollo de infraestructura peatonal y ciclista, así como la peatonalización y reorientación de infraestructura vial para el uso de las bicicletas, permitirá la recuperación de la ciudadanía de estos espacios. </w:t>
      </w:r>
    </w:p>
    <w:p w14:paraId="32DBAF1E" w14:textId="359BC18F" w:rsidR="00D37408" w:rsidRDefault="00D37408">
      <w:pPr>
        <w:spacing w:after="0" w:line="240" w:lineRule="auto"/>
        <w:jc w:val="both"/>
        <w:rPr>
          <w:rFonts w:ascii="Montserrat" w:eastAsia="Montserrat" w:hAnsi="Montserrat" w:cs="Montserrat"/>
          <w:sz w:val="24"/>
          <w:szCs w:val="24"/>
        </w:rPr>
      </w:pPr>
    </w:p>
    <w:p w14:paraId="30D9DF3A" w14:textId="53169B6B" w:rsidR="00D37408" w:rsidRDefault="00E00C9A">
      <w:pPr>
        <w:spacing w:after="0" w:line="240" w:lineRule="auto"/>
        <w:jc w:val="both"/>
        <w:rPr>
          <w:rFonts w:ascii="Montserrat" w:eastAsia="Montserrat" w:hAnsi="Montserrat" w:cs="Montserrat"/>
          <w:b/>
          <w:sz w:val="24"/>
          <w:szCs w:val="24"/>
        </w:rPr>
      </w:pPr>
      <w:r>
        <w:rPr>
          <w:rFonts w:ascii="Montserrat" w:eastAsia="Montserrat" w:hAnsi="Montserrat" w:cs="Montserrat"/>
          <w:sz w:val="24"/>
          <w:szCs w:val="24"/>
        </w:rPr>
        <w:t xml:space="preserve">Por su parte, el </w:t>
      </w:r>
      <w:commentRangeStart w:id="286"/>
      <w:r>
        <w:rPr>
          <w:rFonts w:ascii="Montserrat" w:eastAsia="Montserrat" w:hAnsi="Montserrat" w:cs="Montserrat"/>
          <w:sz w:val="24"/>
          <w:szCs w:val="24"/>
        </w:rPr>
        <w:t xml:space="preserve">56% </w:t>
      </w:r>
      <w:commentRangeEnd w:id="286"/>
      <w:r w:rsidR="00693624">
        <w:rPr>
          <w:rStyle w:val="Refdecomentario"/>
        </w:rPr>
        <w:commentReference w:id="286"/>
      </w:r>
      <w:r>
        <w:rPr>
          <w:rFonts w:ascii="Montserrat" w:eastAsia="Montserrat" w:hAnsi="Montserrat" w:cs="Montserrat"/>
          <w:sz w:val="24"/>
          <w:szCs w:val="24"/>
        </w:rPr>
        <w:t>de las mujeres y el 48% de hombres manifiestan sentir inseguridad al caminar en las calles, inhibiendo el ejercicio del derecho a la movilidad en condiciones de accesibilidad, igualdad y seguridad.</w:t>
      </w:r>
      <w:r>
        <w:rPr>
          <w:rFonts w:ascii="Montserrat" w:eastAsia="Montserrat" w:hAnsi="Montserrat" w:cs="Montserrat"/>
          <w:sz w:val="24"/>
          <w:szCs w:val="24"/>
          <w:vertAlign w:val="superscript"/>
        </w:rPr>
        <w:footnoteReference w:id="15"/>
      </w:r>
      <w:r>
        <w:rPr>
          <w:rFonts w:ascii="Montserrat" w:eastAsia="Montserrat" w:hAnsi="Montserrat" w:cs="Montserrat"/>
          <w:sz w:val="24"/>
          <w:szCs w:val="24"/>
        </w:rPr>
        <w:t xml:space="preserve"> </w:t>
      </w:r>
    </w:p>
    <w:p w14:paraId="315578EE" w14:textId="37E6C9E7" w:rsidR="00D37408" w:rsidRDefault="00D37408">
      <w:pPr>
        <w:spacing w:after="0" w:line="240" w:lineRule="auto"/>
        <w:jc w:val="both"/>
        <w:rPr>
          <w:rFonts w:ascii="Montserrat" w:eastAsia="Montserrat" w:hAnsi="Montserrat" w:cs="Montserrat"/>
          <w:b/>
          <w:sz w:val="24"/>
          <w:szCs w:val="24"/>
        </w:rPr>
      </w:pPr>
    </w:p>
    <w:p w14:paraId="370D1987" w14:textId="4E2C8EAE" w:rsidR="00D37408" w:rsidRDefault="00D37408">
      <w:pPr>
        <w:spacing w:after="0" w:line="240" w:lineRule="auto"/>
        <w:jc w:val="both"/>
        <w:rPr>
          <w:rFonts w:ascii="Montserrat" w:eastAsia="Montserrat" w:hAnsi="Montserrat" w:cs="Montserrat"/>
          <w:b/>
          <w:sz w:val="24"/>
          <w:szCs w:val="24"/>
        </w:rPr>
      </w:pPr>
    </w:p>
    <w:p w14:paraId="0C992C6F" w14:textId="335D5F52" w:rsidR="00D37408" w:rsidRDefault="00693624">
      <w:pPr>
        <w:spacing w:after="0" w:line="240" w:lineRule="auto"/>
        <w:jc w:val="both"/>
        <w:rPr>
          <w:rFonts w:ascii="Montserrat" w:eastAsia="Montserrat" w:hAnsi="Montserrat" w:cs="Montserrat"/>
          <w:b/>
          <w:sz w:val="24"/>
          <w:szCs w:val="24"/>
        </w:rPr>
      </w:pPr>
      <w:r>
        <w:rPr>
          <w:rFonts w:ascii="Montserrat" w:eastAsia="Montserrat" w:hAnsi="Montserrat" w:cs="Montserrat"/>
          <w:b/>
          <w:noProof/>
          <w:sz w:val="24"/>
          <w:szCs w:val="24"/>
          <w:lang w:val="es-MX" w:eastAsia="es-MX"/>
        </w:rPr>
        <w:drawing>
          <wp:anchor distT="0" distB="0" distL="114300" distR="114300" simplePos="0" relativeHeight="251659264" behindDoc="0" locked="0" layoutInCell="1" hidden="0" allowOverlap="1" wp14:anchorId="1A3B6C5D" wp14:editId="26F987D8">
            <wp:simplePos x="0" y="0"/>
            <wp:positionH relativeFrom="margin">
              <wp:posOffset>159385</wp:posOffset>
            </wp:positionH>
            <wp:positionV relativeFrom="margin">
              <wp:posOffset>6480810</wp:posOffset>
            </wp:positionV>
            <wp:extent cx="4901432" cy="3273552"/>
            <wp:effectExtent l="0" t="0" r="0" b="3175"/>
            <wp:wrapSquare wrapText="bothSides" distT="0" distB="0" distL="114300" distR="11430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901432" cy="3273552"/>
                    </a:xfrm>
                    <a:prstGeom prst="rect">
                      <a:avLst/>
                    </a:prstGeom>
                    <a:ln/>
                  </pic:spPr>
                </pic:pic>
              </a:graphicData>
            </a:graphic>
          </wp:anchor>
        </w:drawing>
      </w:r>
    </w:p>
    <w:p w14:paraId="6B4A5060" w14:textId="61BC1890" w:rsidR="00D37408" w:rsidRDefault="00D37408">
      <w:pPr>
        <w:spacing w:after="0" w:line="240" w:lineRule="auto"/>
        <w:jc w:val="both"/>
        <w:rPr>
          <w:rFonts w:ascii="Montserrat" w:eastAsia="Montserrat" w:hAnsi="Montserrat" w:cs="Montserrat"/>
          <w:b/>
          <w:sz w:val="24"/>
          <w:szCs w:val="24"/>
        </w:rPr>
      </w:pPr>
    </w:p>
    <w:p w14:paraId="1CFA599B" w14:textId="77777777" w:rsidR="00D37408" w:rsidRDefault="00D37408">
      <w:pPr>
        <w:spacing w:after="0" w:line="240" w:lineRule="auto"/>
        <w:jc w:val="both"/>
        <w:rPr>
          <w:rFonts w:ascii="Montserrat" w:eastAsia="Montserrat" w:hAnsi="Montserrat" w:cs="Montserrat"/>
          <w:b/>
          <w:sz w:val="24"/>
          <w:szCs w:val="24"/>
        </w:rPr>
      </w:pPr>
    </w:p>
    <w:p w14:paraId="4B4C43FC" w14:textId="7E9D7A15" w:rsidR="00D37408" w:rsidRDefault="00D37408">
      <w:pPr>
        <w:spacing w:after="0" w:line="240" w:lineRule="auto"/>
        <w:jc w:val="both"/>
        <w:rPr>
          <w:rFonts w:ascii="Montserrat" w:eastAsia="Montserrat" w:hAnsi="Montserrat" w:cs="Montserrat"/>
          <w:b/>
          <w:sz w:val="24"/>
          <w:szCs w:val="24"/>
        </w:rPr>
      </w:pPr>
    </w:p>
    <w:p w14:paraId="47D8E89F" w14:textId="74DC2550" w:rsidR="00D37408" w:rsidRDefault="00D37408">
      <w:pPr>
        <w:spacing w:after="0" w:line="240" w:lineRule="auto"/>
        <w:jc w:val="both"/>
        <w:rPr>
          <w:rFonts w:ascii="Montserrat" w:eastAsia="Montserrat" w:hAnsi="Montserrat" w:cs="Montserrat"/>
          <w:b/>
          <w:sz w:val="24"/>
          <w:szCs w:val="24"/>
        </w:rPr>
      </w:pPr>
    </w:p>
    <w:p w14:paraId="6760FFF0" w14:textId="23E3538A" w:rsidR="00D37408" w:rsidRDefault="00D37408">
      <w:pPr>
        <w:spacing w:after="0" w:line="240" w:lineRule="auto"/>
        <w:jc w:val="both"/>
        <w:rPr>
          <w:rFonts w:ascii="Montserrat" w:eastAsia="Montserrat" w:hAnsi="Montserrat" w:cs="Montserrat"/>
          <w:b/>
          <w:sz w:val="24"/>
          <w:szCs w:val="24"/>
        </w:rPr>
      </w:pPr>
    </w:p>
    <w:p w14:paraId="0F4794C6" w14:textId="6A444AE0" w:rsidR="00D37408" w:rsidRDefault="00D37408">
      <w:pPr>
        <w:spacing w:after="0" w:line="240" w:lineRule="auto"/>
        <w:jc w:val="both"/>
        <w:rPr>
          <w:rFonts w:ascii="Montserrat" w:eastAsia="Montserrat" w:hAnsi="Montserrat" w:cs="Montserrat"/>
          <w:b/>
          <w:sz w:val="24"/>
          <w:szCs w:val="24"/>
        </w:rPr>
      </w:pPr>
    </w:p>
    <w:p w14:paraId="482329B3" w14:textId="23140406" w:rsidR="00D37408" w:rsidRDefault="00D37408">
      <w:pPr>
        <w:spacing w:after="0" w:line="240" w:lineRule="auto"/>
        <w:jc w:val="both"/>
        <w:rPr>
          <w:rFonts w:ascii="Montserrat" w:eastAsia="Montserrat" w:hAnsi="Montserrat" w:cs="Montserrat"/>
          <w:b/>
          <w:sz w:val="24"/>
          <w:szCs w:val="24"/>
        </w:rPr>
      </w:pPr>
    </w:p>
    <w:p w14:paraId="08039398" w14:textId="77777777" w:rsidR="00D37408" w:rsidRDefault="00D37408">
      <w:pPr>
        <w:spacing w:after="0" w:line="240" w:lineRule="auto"/>
        <w:jc w:val="both"/>
        <w:rPr>
          <w:rFonts w:ascii="Montserrat" w:eastAsia="Montserrat" w:hAnsi="Montserrat" w:cs="Montserrat"/>
          <w:b/>
          <w:sz w:val="24"/>
          <w:szCs w:val="24"/>
        </w:rPr>
      </w:pPr>
    </w:p>
    <w:p w14:paraId="0C41E059" w14:textId="77777777" w:rsidR="00D37408" w:rsidRDefault="00D37408">
      <w:pPr>
        <w:spacing w:after="0" w:line="240" w:lineRule="auto"/>
        <w:jc w:val="both"/>
        <w:rPr>
          <w:rFonts w:ascii="Montserrat" w:eastAsia="Montserrat" w:hAnsi="Montserrat" w:cs="Montserrat"/>
          <w:b/>
          <w:sz w:val="24"/>
          <w:szCs w:val="24"/>
        </w:rPr>
      </w:pPr>
    </w:p>
    <w:p w14:paraId="56487DAA" w14:textId="77777777" w:rsidR="00D37408" w:rsidRDefault="00D37408">
      <w:pPr>
        <w:spacing w:after="0" w:line="240" w:lineRule="auto"/>
        <w:jc w:val="both"/>
        <w:rPr>
          <w:rFonts w:ascii="Montserrat" w:eastAsia="Montserrat" w:hAnsi="Montserrat" w:cs="Montserrat"/>
          <w:b/>
          <w:sz w:val="24"/>
          <w:szCs w:val="24"/>
        </w:rPr>
      </w:pPr>
    </w:p>
    <w:p w14:paraId="3609B99A" w14:textId="77777777" w:rsidR="00D37408" w:rsidRDefault="00D37408">
      <w:pPr>
        <w:spacing w:after="0" w:line="240" w:lineRule="auto"/>
        <w:jc w:val="both"/>
        <w:rPr>
          <w:rFonts w:ascii="Montserrat" w:eastAsia="Montserrat" w:hAnsi="Montserrat" w:cs="Montserrat"/>
          <w:b/>
          <w:sz w:val="24"/>
          <w:szCs w:val="24"/>
        </w:rPr>
      </w:pPr>
    </w:p>
    <w:p w14:paraId="2E22106E" w14:textId="0A04E739" w:rsidR="00D37408" w:rsidRDefault="00D37408">
      <w:pPr>
        <w:spacing w:after="0" w:line="240" w:lineRule="auto"/>
        <w:jc w:val="both"/>
        <w:rPr>
          <w:rFonts w:ascii="Montserrat" w:eastAsia="Montserrat" w:hAnsi="Montserrat" w:cs="Montserrat"/>
          <w:b/>
          <w:sz w:val="24"/>
          <w:szCs w:val="24"/>
        </w:rPr>
      </w:pPr>
    </w:p>
    <w:p w14:paraId="19E3EA7B" w14:textId="74F498A1" w:rsidR="00D37408" w:rsidRDefault="00464669">
      <w:pPr>
        <w:spacing w:after="0" w:line="240" w:lineRule="auto"/>
        <w:jc w:val="both"/>
        <w:rPr>
          <w:rFonts w:ascii="Montserrat" w:eastAsia="Montserrat" w:hAnsi="Montserrat" w:cs="Montserrat"/>
          <w:b/>
          <w:sz w:val="24"/>
          <w:szCs w:val="24"/>
        </w:rPr>
      </w:pPr>
      <w:r>
        <w:rPr>
          <w:rFonts w:ascii="Montserrat" w:eastAsia="Montserrat" w:hAnsi="Montserrat" w:cs="Montserrat"/>
          <w:b/>
          <w:sz w:val="24"/>
          <w:szCs w:val="24"/>
        </w:rPr>
        <w:t xml:space="preserve"> </w:t>
      </w:r>
    </w:p>
    <w:p w14:paraId="57A72FD9" w14:textId="77777777" w:rsidR="00D37408" w:rsidRDefault="00464669">
      <w:pPr>
        <w:spacing w:after="0" w:line="240" w:lineRule="auto"/>
        <w:jc w:val="both"/>
        <w:rPr>
          <w:rFonts w:ascii="Montserrat" w:eastAsia="Montserrat" w:hAnsi="Montserrat" w:cs="Montserrat"/>
          <w:b/>
          <w:sz w:val="24"/>
          <w:szCs w:val="24"/>
        </w:rPr>
      </w:pPr>
      <w:r>
        <w:rPr>
          <w:rStyle w:val="Refdecomentario"/>
        </w:rPr>
        <w:commentReference w:id="287"/>
      </w:r>
    </w:p>
    <w:p w14:paraId="43E37664" w14:textId="7BDAD7E5" w:rsidR="00D37408" w:rsidRDefault="00D37408">
      <w:pPr>
        <w:spacing w:after="0" w:line="240" w:lineRule="auto"/>
        <w:jc w:val="both"/>
        <w:rPr>
          <w:rFonts w:ascii="Montserrat" w:eastAsia="Montserrat" w:hAnsi="Montserrat" w:cs="Montserrat"/>
          <w:b/>
          <w:sz w:val="24"/>
          <w:szCs w:val="24"/>
        </w:rPr>
      </w:pPr>
    </w:p>
    <w:p w14:paraId="0841BD03" w14:textId="77777777" w:rsidR="00D37408" w:rsidRDefault="00E00C9A">
      <w:pPr>
        <w:spacing w:after="0" w:line="240" w:lineRule="auto"/>
        <w:jc w:val="both"/>
        <w:rPr>
          <w:rFonts w:ascii="Montserrat" w:eastAsia="Montserrat" w:hAnsi="Montserrat" w:cs="Montserrat"/>
          <w:b/>
          <w:sz w:val="40"/>
          <w:szCs w:val="40"/>
          <w:shd w:val="clear" w:color="auto" w:fill="B7B7B7"/>
        </w:rPr>
      </w:pPr>
      <w:r>
        <w:rPr>
          <w:rFonts w:ascii="Montserrat" w:eastAsia="Montserrat" w:hAnsi="Montserrat" w:cs="Montserrat"/>
          <w:b/>
          <w:sz w:val="40"/>
          <w:szCs w:val="40"/>
          <w:shd w:val="clear" w:color="auto" w:fill="B7B7B7"/>
        </w:rPr>
        <w:t>OBJETIVO</w:t>
      </w:r>
    </w:p>
    <w:p w14:paraId="5CFCD808" w14:textId="7973B3F0" w:rsidR="00D37408" w:rsidRDefault="00D37408">
      <w:pPr>
        <w:spacing w:after="0" w:line="240" w:lineRule="auto"/>
        <w:jc w:val="both"/>
        <w:rPr>
          <w:rFonts w:ascii="Montserrat" w:eastAsia="Montserrat" w:hAnsi="Montserrat" w:cs="Montserrat"/>
          <w:sz w:val="24"/>
          <w:szCs w:val="24"/>
        </w:rPr>
      </w:pPr>
    </w:p>
    <w:p w14:paraId="6AF890BB" w14:textId="77777777" w:rsidR="00D37408" w:rsidRDefault="00D37408">
      <w:pPr>
        <w:spacing w:after="0" w:line="240" w:lineRule="auto"/>
        <w:jc w:val="both"/>
        <w:rPr>
          <w:rFonts w:ascii="Montserrat" w:eastAsia="Montserrat" w:hAnsi="Montserrat" w:cs="Montserrat"/>
          <w:sz w:val="24"/>
          <w:szCs w:val="24"/>
        </w:rPr>
      </w:pPr>
    </w:p>
    <w:p w14:paraId="5CD5505D" w14:textId="69D2B7C9" w:rsidR="00D37408" w:rsidRDefault="00D37408">
      <w:pPr>
        <w:spacing w:after="0" w:line="240" w:lineRule="auto"/>
        <w:jc w:val="both"/>
        <w:rPr>
          <w:rFonts w:ascii="Montserrat" w:eastAsia="Montserrat" w:hAnsi="Montserrat" w:cs="Montserrat"/>
          <w:sz w:val="24"/>
          <w:szCs w:val="24"/>
        </w:rPr>
      </w:pPr>
    </w:p>
    <w:p w14:paraId="7E78F87E" w14:textId="3B1ADAAD" w:rsidR="00D37408" w:rsidRDefault="00E00C9A">
      <w:pPr>
        <w:numPr>
          <w:ilvl w:val="0"/>
          <w:numId w:val="7"/>
        </w:numPr>
        <w:spacing w:after="0" w:line="240" w:lineRule="auto"/>
        <w:jc w:val="both"/>
      </w:pPr>
      <w:r>
        <w:rPr>
          <w:rFonts w:ascii="Montserrat" w:eastAsia="Montserrat" w:hAnsi="Montserrat" w:cs="Montserrat"/>
          <w:sz w:val="24"/>
          <w:szCs w:val="24"/>
        </w:rPr>
        <w:t>Garantizar el ejercicio del derecho a la movilidad peatonal, ciclista, y demás vehículos no motorizados, en condiciones de accesibilidad y seguridad, con acceso a los sistemas integrados de transporte público.</w:t>
      </w:r>
    </w:p>
    <w:p w14:paraId="01E1EB85" w14:textId="77777777" w:rsidR="00D37408" w:rsidRDefault="00D37408">
      <w:pPr>
        <w:spacing w:after="0" w:line="240" w:lineRule="auto"/>
        <w:jc w:val="both"/>
        <w:rPr>
          <w:rFonts w:ascii="Montserrat" w:eastAsia="Montserrat" w:hAnsi="Montserrat" w:cs="Montserrat"/>
          <w:sz w:val="24"/>
          <w:szCs w:val="24"/>
        </w:rPr>
      </w:pPr>
    </w:p>
    <w:p w14:paraId="5314F69A" w14:textId="77777777" w:rsidR="00D37408" w:rsidRDefault="00D37408">
      <w:pPr>
        <w:spacing w:after="0" w:line="240" w:lineRule="auto"/>
        <w:jc w:val="both"/>
        <w:rPr>
          <w:rFonts w:ascii="Montserrat" w:eastAsia="Montserrat" w:hAnsi="Montserrat" w:cs="Montserrat"/>
          <w:sz w:val="24"/>
          <w:szCs w:val="24"/>
        </w:rPr>
      </w:pPr>
    </w:p>
    <w:p w14:paraId="66454F02" w14:textId="77777777" w:rsidR="00D37408" w:rsidRDefault="00D37408">
      <w:pPr>
        <w:spacing w:after="0" w:line="240" w:lineRule="auto"/>
        <w:jc w:val="both"/>
        <w:rPr>
          <w:rFonts w:ascii="Montserrat" w:eastAsia="Montserrat" w:hAnsi="Montserrat" w:cs="Montserrat"/>
          <w:sz w:val="24"/>
          <w:szCs w:val="24"/>
        </w:rPr>
      </w:pPr>
    </w:p>
    <w:p w14:paraId="0BF4E123" w14:textId="77777777" w:rsidR="00D37408" w:rsidRDefault="00D37408">
      <w:pPr>
        <w:spacing w:after="0" w:line="240" w:lineRule="auto"/>
        <w:jc w:val="both"/>
        <w:rPr>
          <w:rFonts w:ascii="Montserrat" w:eastAsia="Montserrat" w:hAnsi="Montserrat" w:cs="Montserrat"/>
          <w:sz w:val="24"/>
          <w:szCs w:val="24"/>
        </w:rPr>
      </w:pPr>
    </w:p>
    <w:p w14:paraId="4C6DB449" w14:textId="77777777" w:rsidR="00D37408" w:rsidRDefault="00E00C9A">
      <w:pPr>
        <w:spacing w:after="0" w:line="240" w:lineRule="auto"/>
        <w:jc w:val="both"/>
        <w:rPr>
          <w:rFonts w:ascii="Montserrat" w:eastAsia="Montserrat" w:hAnsi="Montserrat" w:cs="Montserrat"/>
          <w:b/>
          <w:sz w:val="40"/>
          <w:szCs w:val="40"/>
          <w:shd w:val="clear" w:color="auto" w:fill="B7B7B7"/>
        </w:rPr>
      </w:pPr>
      <w:r>
        <w:rPr>
          <w:rFonts w:ascii="Montserrat" w:eastAsia="Montserrat" w:hAnsi="Montserrat" w:cs="Montserrat"/>
          <w:b/>
          <w:sz w:val="40"/>
          <w:szCs w:val="40"/>
          <w:shd w:val="clear" w:color="auto" w:fill="B7B7B7"/>
        </w:rPr>
        <w:t>ESTRATEGIAS</w:t>
      </w:r>
    </w:p>
    <w:p w14:paraId="27AA33AE" w14:textId="77777777" w:rsidR="00D37408" w:rsidRDefault="00D37408">
      <w:pPr>
        <w:spacing w:after="0" w:line="240" w:lineRule="auto"/>
        <w:jc w:val="both"/>
        <w:rPr>
          <w:rFonts w:ascii="Montserrat" w:eastAsia="Montserrat" w:hAnsi="Montserrat" w:cs="Montserrat"/>
          <w:sz w:val="24"/>
          <w:szCs w:val="24"/>
        </w:rPr>
      </w:pPr>
    </w:p>
    <w:p w14:paraId="478D67E9" w14:textId="77777777" w:rsidR="00D37408" w:rsidRDefault="00D37408">
      <w:pPr>
        <w:spacing w:after="0" w:line="240" w:lineRule="auto"/>
        <w:jc w:val="both"/>
        <w:rPr>
          <w:rFonts w:ascii="Montserrat" w:eastAsia="Montserrat" w:hAnsi="Montserrat" w:cs="Montserrat"/>
          <w:sz w:val="24"/>
          <w:szCs w:val="24"/>
        </w:rPr>
      </w:pPr>
    </w:p>
    <w:p w14:paraId="16D83D59" w14:textId="77777777" w:rsidR="00D37408" w:rsidRDefault="00D37408">
      <w:pPr>
        <w:spacing w:after="0" w:line="240" w:lineRule="auto"/>
        <w:jc w:val="both"/>
        <w:rPr>
          <w:rFonts w:ascii="Montserrat" w:eastAsia="Montserrat" w:hAnsi="Montserrat" w:cs="Montserrat"/>
          <w:sz w:val="24"/>
          <w:szCs w:val="24"/>
        </w:rPr>
      </w:pPr>
    </w:p>
    <w:p w14:paraId="00B641CC"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1.1 </w:t>
      </w:r>
      <w:commentRangeStart w:id="288"/>
      <w:commentRangeStart w:id="289"/>
      <w:r>
        <w:rPr>
          <w:rFonts w:ascii="Montserrat" w:eastAsia="Montserrat" w:hAnsi="Montserrat" w:cs="Montserrat"/>
          <w:sz w:val="24"/>
          <w:szCs w:val="24"/>
        </w:rPr>
        <w:t>Reordenar el espacio público existente para destinar más vialidades y calles, accesibles, incluyentes y seguras, a las personas usuarias de la movilidad activa no motorizada</w:t>
      </w:r>
      <w:commentRangeEnd w:id="288"/>
      <w:r w:rsidR="000A586C">
        <w:rPr>
          <w:rStyle w:val="Refdecomentario"/>
        </w:rPr>
        <w:commentReference w:id="288"/>
      </w:r>
      <w:r>
        <w:rPr>
          <w:rFonts w:ascii="Montserrat" w:eastAsia="Montserrat" w:hAnsi="Montserrat" w:cs="Montserrat"/>
          <w:sz w:val="24"/>
          <w:szCs w:val="24"/>
        </w:rPr>
        <w:t xml:space="preserve">. </w:t>
      </w:r>
    </w:p>
    <w:p w14:paraId="6B06E701" w14:textId="77777777" w:rsidR="00D37408" w:rsidRDefault="00D37408">
      <w:pPr>
        <w:spacing w:after="0" w:line="240" w:lineRule="auto"/>
        <w:jc w:val="both"/>
        <w:rPr>
          <w:rFonts w:ascii="Montserrat" w:eastAsia="Montserrat" w:hAnsi="Montserrat" w:cs="Montserrat"/>
          <w:sz w:val="24"/>
          <w:szCs w:val="24"/>
        </w:rPr>
      </w:pPr>
    </w:p>
    <w:p w14:paraId="02D8FE8A"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1.2 Ampliar la red de infraestructura peatonal y ciclista, accesible, incluyente y segura, integrando los principios de diseño de calles completas, con equipamiento urbano </w:t>
      </w:r>
      <w:r w:rsidRPr="00F22B80">
        <w:rPr>
          <w:rFonts w:ascii="Montserrat" w:eastAsia="Montserrat" w:hAnsi="Montserrat" w:cs="Montserrat"/>
          <w:strike/>
          <w:sz w:val="24"/>
          <w:szCs w:val="24"/>
        </w:rPr>
        <w:t>para el resguardo de bicicletas y otros vehículos de movilidad no motorizad</w:t>
      </w:r>
      <w:r>
        <w:rPr>
          <w:rFonts w:ascii="Montserrat" w:eastAsia="Montserrat" w:hAnsi="Montserrat" w:cs="Montserrat"/>
          <w:sz w:val="24"/>
          <w:szCs w:val="24"/>
        </w:rPr>
        <w:t xml:space="preserve">a. </w:t>
      </w:r>
    </w:p>
    <w:p w14:paraId="59A9A5CF" w14:textId="77777777" w:rsidR="00D37408" w:rsidRDefault="00D37408">
      <w:pPr>
        <w:spacing w:after="0" w:line="240" w:lineRule="auto"/>
        <w:jc w:val="both"/>
        <w:rPr>
          <w:rFonts w:ascii="Montserrat" w:eastAsia="Montserrat" w:hAnsi="Montserrat" w:cs="Montserrat"/>
          <w:sz w:val="24"/>
          <w:szCs w:val="24"/>
        </w:rPr>
      </w:pPr>
    </w:p>
    <w:p w14:paraId="5C4AE073"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1.3 Conectar las vialidades, calles, y espacios de movilidad peatonal y ciclista con los sistemas de transporte público, a través de centros de transferencia modal. </w:t>
      </w:r>
    </w:p>
    <w:p w14:paraId="3F917BFC" w14:textId="77777777" w:rsidR="00D37408" w:rsidRDefault="00D37408">
      <w:pPr>
        <w:spacing w:after="0" w:line="240" w:lineRule="auto"/>
        <w:jc w:val="both"/>
        <w:rPr>
          <w:rFonts w:ascii="Montserrat" w:eastAsia="Montserrat" w:hAnsi="Montserrat" w:cs="Montserrat"/>
          <w:sz w:val="24"/>
          <w:szCs w:val="24"/>
        </w:rPr>
      </w:pPr>
    </w:p>
    <w:p w14:paraId="4B4E5514"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1.4 </w:t>
      </w:r>
      <w:r w:rsidRPr="00BB2138">
        <w:rPr>
          <w:rFonts w:ascii="Montserrat" w:eastAsia="Montserrat" w:hAnsi="Montserrat" w:cs="Montserrat"/>
          <w:strike/>
          <w:sz w:val="24"/>
          <w:szCs w:val="24"/>
        </w:rPr>
        <w:t xml:space="preserve">Garantizar </w:t>
      </w:r>
      <w:r>
        <w:rPr>
          <w:rFonts w:ascii="Montserrat" w:eastAsia="Montserrat" w:hAnsi="Montserrat" w:cs="Montserrat"/>
          <w:sz w:val="24"/>
          <w:szCs w:val="24"/>
        </w:rPr>
        <w:t>la integridad y seguridad de las personas usuarias de la movilidad activa no motorizada, tanto en el día como en la noche</w:t>
      </w:r>
      <w:commentRangeEnd w:id="289"/>
      <w:r w:rsidR="00277850">
        <w:rPr>
          <w:rStyle w:val="Refdecomentario"/>
        </w:rPr>
        <w:commentReference w:id="289"/>
      </w:r>
      <w:r>
        <w:rPr>
          <w:rFonts w:ascii="Montserrat" w:eastAsia="Montserrat" w:hAnsi="Montserrat" w:cs="Montserrat"/>
          <w:sz w:val="24"/>
          <w:szCs w:val="24"/>
        </w:rPr>
        <w:t>.</w:t>
      </w:r>
    </w:p>
    <w:p w14:paraId="1722B4A3"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14:paraId="297898EC"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14:paraId="128F690F" w14:textId="77777777" w:rsidR="00D37408" w:rsidRDefault="00D37408">
      <w:pPr>
        <w:spacing w:after="0" w:line="240" w:lineRule="auto"/>
        <w:jc w:val="both"/>
        <w:rPr>
          <w:rFonts w:ascii="Montserrat" w:eastAsia="Montserrat" w:hAnsi="Montserrat" w:cs="Montserrat"/>
          <w:sz w:val="24"/>
          <w:szCs w:val="24"/>
        </w:rPr>
      </w:pPr>
    </w:p>
    <w:p w14:paraId="22BE1754" w14:textId="77777777" w:rsidR="00D37408" w:rsidRDefault="00D37408">
      <w:pPr>
        <w:spacing w:after="0" w:line="240" w:lineRule="auto"/>
        <w:jc w:val="both"/>
        <w:rPr>
          <w:rFonts w:ascii="Montserrat" w:eastAsia="Montserrat" w:hAnsi="Montserrat" w:cs="Montserrat"/>
          <w:sz w:val="24"/>
          <w:szCs w:val="24"/>
        </w:rPr>
      </w:pPr>
    </w:p>
    <w:p w14:paraId="7191B1CD" w14:textId="77777777" w:rsidR="00D37408" w:rsidRDefault="00D37408">
      <w:pPr>
        <w:spacing w:after="0" w:line="240" w:lineRule="auto"/>
        <w:jc w:val="both"/>
        <w:rPr>
          <w:rFonts w:ascii="Montserrat" w:eastAsia="Montserrat" w:hAnsi="Montserrat" w:cs="Montserrat"/>
          <w:sz w:val="24"/>
          <w:szCs w:val="24"/>
        </w:rPr>
      </w:pPr>
    </w:p>
    <w:p w14:paraId="7D5EFFD4" w14:textId="77777777" w:rsidR="00D37408" w:rsidRDefault="00D37408">
      <w:pPr>
        <w:spacing w:after="0" w:line="240" w:lineRule="auto"/>
        <w:jc w:val="both"/>
        <w:rPr>
          <w:rFonts w:ascii="Montserrat" w:eastAsia="Montserrat" w:hAnsi="Montserrat" w:cs="Montserrat"/>
          <w:sz w:val="24"/>
          <w:szCs w:val="24"/>
        </w:rPr>
      </w:pPr>
    </w:p>
    <w:p w14:paraId="408959AF" w14:textId="77777777" w:rsidR="00D37408" w:rsidRDefault="00D37408">
      <w:pPr>
        <w:spacing w:after="0" w:line="240" w:lineRule="auto"/>
        <w:jc w:val="both"/>
        <w:rPr>
          <w:rFonts w:ascii="Montserrat" w:eastAsia="Montserrat" w:hAnsi="Montserrat" w:cs="Montserrat"/>
          <w:sz w:val="24"/>
          <w:szCs w:val="24"/>
        </w:rPr>
      </w:pPr>
    </w:p>
    <w:p w14:paraId="7042572D" w14:textId="77777777" w:rsidR="00D37408" w:rsidRDefault="00D37408">
      <w:pPr>
        <w:spacing w:after="0" w:line="240" w:lineRule="auto"/>
        <w:jc w:val="both"/>
        <w:rPr>
          <w:rFonts w:ascii="Montserrat" w:eastAsia="Montserrat" w:hAnsi="Montserrat" w:cs="Montserrat"/>
          <w:sz w:val="24"/>
          <w:szCs w:val="24"/>
        </w:rPr>
      </w:pPr>
    </w:p>
    <w:p w14:paraId="3C1759ED" w14:textId="77777777" w:rsidR="00D37408" w:rsidRDefault="00D37408">
      <w:pPr>
        <w:spacing w:after="0" w:line="240" w:lineRule="auto"/>
        <w:jc w:val="both"/>
        <w:rPr>
          <w:rFonts w:ascii="Montserrat" w:eastAsia="Montserrat" w:hAnsi="Montserrat" w:cs="Montserrat"/>
          <w:sz w:val="24"/>
          <w:szCs w:val="24"/>
        </w:rPr>
      </w:pPr>
    </w:p>
    <w:p w14:paraId="66E1A73F" w14:textId="77777777" w:rsidR="00D37408" w:rsidRDefault="00D37408">
      <w:pPr>
        <w:spacing w:after="0" w:line="240" w:lineRule="auto"/>
        <w:jc w:val="both"/>
        <w:rPr>
          <w:rFonts w:ascii="Montserrat" w:eastAsia="Montserrat" w:hAnsi="Montserrat" w:cs="Montserrat"/>
          <w:sz w:val="24"/>
          <w:szCs w:val="24"/>
        </w:rPr>
      </w:pPr>
    </w:p>
    <w:p w14:paraId="79DA0708" w14:textId="77777777" w:rsidR="00D37408" w:rsidRDefault="00D37408">
      <w:pPr>
        <w:spacing w:after="0" w:line="240" w:lineRule="auto"/>
        <w:jc w:val="both"/>
        <w:rPr>
          <w:rFonts w:ascii="Montserrat" w:eastAsia="Montserrat" w:hAnsi="Montserrat" w:cs="Montserrat"/>
          <w:sz w:val="24"/>
          <w:szCs w:val="24"/>
        </w:rPr>
      </w:pPr>
    </w:p>
    <w:p w14:paraId="3C4CB45E" w14:textId="77777777" w:rsidR="00D37408" w:rsidRDefault="00D37408">
      <w:pPr>
        <w:spacing w:after="0" w:line="240" w:lineRule="auto"/>
        <w:jc w:val="both"/>
        <w:rPr>
          <w:rFonts w:ascii="Montserrat" w:eastAsia="Montserrat" w:hAnsi="Montserrat" w:cs="Montserrat"/>
          <w:sz w:val="24"/>
          <w:szCs w:val="24"/>
        </w:rPr>
      </w:pPr>
    </w:p>
    <w:p w14:paraId="65B05ABB" w14:textId="77777777" w:rsidR="00D37408" w:rsidRDefault="00E00C9A">
      <w:pPr>
        <w:spacing w:after="0" w:line="240" w:lineRule="auto"/>
        <w:jc w:val="both"/>
        <w:rPr>
          <w:rFonts w:ascii="Montserrat" w:eastAsia="Montserrat" w:hAnsi="Montserrat" w:cs="Montserrat"/>
          <w:b/>
          <w:sz w:val="40"/>
          <w:szCs w:val="40"/>
          <w:shd w:val="clear" w:color="auto" w:fill="B7B7B7"/>
        </w:rPr>
      </w:pPr>
      <w:r>
        <w:rPr>
          <w:rFonts w:ascii="Montserrat" w:eastAsia="Montserrat" w:hAnsi="Montserrat" w:cs="Montserrat"/>
          <w:b/>
          <w:sz w:val="40"/>
          <w:szCs w:val="40"/>
          <w:shd w:val="clear" w:color="auto" w:fill="B7B7B7"/>
        </w:rPr>
        <w:t>LÍNEAS DE ACCIÓN</w:t>
      </w:r>
    </w:p>
    <w:p w14:paraId="399596F2" w14:textId="77777777" w:rsidR="00D37408" w:rsidRDefault="00D37408">
      <w:pPr>
        <w:spacing w:after="0" w:line="240" w:lineRule="auto"/>
        <w:jc w:val="both"/>
        <w:rPr>
          <w:rFonts w:ascii="Montserrat" w:eastAsia="Montserrat" w:hAnsi="Montserrat" w:cs="Montserrat"/>
          <w:sz w:val="24"/>
          <w:szCs w:val="24"/>
        </w:rPr>
      </w:pPr>
    </w:p>
    <w:p w14:paraId="3ACC81AE" w14:textId="77777777" w:rsidR="00D37408" w:rsidRDefault="00D37408">
      <w:pPr>
        <w:spacing w:after="0" w:line="240" w:lineRule="auto"/>
        <w:jc w:val="both"/>
        <w:rPr>
          <w:rFonts w:ascii="Montserrat" w:eastAsia="Montserrat" w:hAnsi="Montserrat" w:cs="Montserrat"/>
          <w:sz w:val="24"/>
          <w:szCs w:val="24"/>
        </w:rPr>
      </w:pPr>
    </w:p>
    <w:p w14:paraId="5297B9CA"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1.1.1 Coordinar el reordenamiento del espacio público para destinar más vialidades y calles a las personas usuarias de la movilidad activa no motorizada a través de un </w:t>
      </w:r>
      <w:r>
        <w:rPr>
          <w:rFonts w:ascii="Montserrat" w:eastAsia="Montserrat" w:hAnsi="Montserrat" w:cs="Montserrat"/>
          <w:color w:val="000000"/>
          <w:sz w:val="24"/>
          <w:szCs w:val="24"/>
        </w:rPr>
        <w:t xml:space="preserve">Plan </w:t>
      </w:r>
      <w:r>
        <w:rPr>
          <w:rFonts w:ascii="Montserrat" w:eastAsia="Montserrat" w:hAnsi="Montserrat" w:cs="Montserrat"/>
          <w:sz w:val="24"/>
          <w:szCs w:val="24"/>
        </w:rPr>
        <w:t>M</w:t>
      </w:r>
      <w:r>
        <w:rPr>
          <w:rFonts w:ascii="Montserrat" w:eastAsia="Montserrat" w:hAnsi="Montserrat" w:cs="Montserrat"/>
          <w:color w:val="000000"/>
          <w:sz w:val="24"/>
          <w:szCs w:val="24"/>
        </w:rPr>
        <w:t xml:space="preserve">aestro de Reordenamiento del Espacio Urbano. </w:t>
      </w:r>
    </w:p>
    <w:p w14:paraId="21BF6276" w14:textId="77777777" w:rsidR="00D37408" w:rsidRDefault="00D37408">
      <w:pPr>
        <w:spacing w:after="0" w:line="240" w:lineRule="auto"/>
        <w:jc w:val="both"/>
        <w:rPr>
          <w:rFonts w:ascii="Montserrat" w:eastAsia="Montserrat" w:hAnsi="Montserrat" w:cs="Montserrat"/>
          <w:sz w:val="24"/>
          <w:szCs w:val="24"/>
        </w:rPr>
      </w:pPr>
    </w:p>
    <w:p w14:paraId="463107CF"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1.1.2 </w:t>
      </w:r>
      <w:commentRangeStart w:id="290"/>
      <w:r>
        <w:rPr>
          <w:rFonts w:ascii="Montserrat" w:eastAsia="Montserrat" w:hAnsi="Montserrat" w:cs="Montserrat"/>
          <w:sz w:val="24"/>
          <w:szCs w:val="24"/>
        </w:rPr>
        <w:t xml:space="preserve">Invertir en la </w:t>
      </w:r>
      <w:commentRangeStart w:id="291"/>
      <w:r>
        <w:rPr>
          <w:rFonts w:ascii="Montserrat" w:eastAsia="Montserrat" w:hAnsi="Montserrat" w:cs="Montserrat"/>
          <w:sz w:val="24"/>
          <w:szCs w:val="24"/>
        </w:rPr>
        <w:t>construcción y desarrollo</w:t>
      </w:r>
      <w:commentRangeEnd w:id="291"/>
      <w:r w:rsidR="00BB2138">
        <w:rPr>
          <w:rStyle w:val="Refdecomentario"/>
        </w:rPr>
        <w:commentReference w:id="291"/>
      </w:r>
      <w:r>
        <w:rPr>
          <w:rFonts w:ascii="Montserrat" w:eastAsia="Montserrat" w:hAnsi="Montserrat" w:cs="Montserrat"/>
          <w:sz w:val="24"/>
          <w:szCs w:val="24"/>
        </w:rPr>
        <w:t xml:space="preserve"> de infraestructura peatonal y ciclista, con equipamiento urbano para el resguardo de bicicletas y otros vehículos de movilidad no motorizada</w:t>
      </w:r>
      <w:commentRangeEnd w:id="290"/>
      <w:r w:rsidR="00DF464A">
        <w:rPr>
          <w:rStyle w:val="Refdecomentario"/>
        </w:rPr>
        <w:commentReference w:id="290"/>
      </w:r>
      <w:r>
        <w:rPr>
          <w:rFonts w:ascii="Montserrat" w:eastAsia="Montserrat" w:hAnsi="Montserrat" w:cs="Montserrat"/>
          <w:sz w:val="24"/>
          <w:szCs w:val="24"/>
        </w:rPr>
        <w:t xml:space="preserve">. </w:t>
      </w:r>
    </w:p>
    <w:p w14:paraId="620559DA" w14:textId="77777777" w:rsidR="00D37408" w:rsidRDefault="00D37408">
      <w:pPr>
        <w:spacing w:after="0" w:line="240" w:lineRule="auto"/>
        <w:jc w:val="both"/>
        <w:rPr>
          <w:rFonts w:ascii="Montserrat" w:eastAsia="Montserrat" w:hAnsi="Montserrat" w:cs="Montserrat"/>
          <w:sz w:val="24"/>
          <w:szCs w:val="24"/>
        </w:rPr>
      </w:pPr>
    </w:p>
    <w:p w14:paraId="0254EF3E"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1.3 Articular las vialidades, calles, y espacios de movilidad peatonal y ciclista con los sistemas de transporte público, a tra</w:t>
      </w:r>
      <w:r w:rsidRPr="00BB2138">
        <w:rPr>
          <w:rFonts w:ascii="Montserrat" w:eastAsia="Montserrat" w:hAnsi="Montserrat" w:cs="Montserrat"/>
          <w:strike/>
          <w:sz w:val="24"/>
          <w:szCs w:val="24"/>
        </w:rPr>
        <w:t>vés de centros de transferencia mod</w:t>
      </w:r>
      <w:r>
        <w:rPr>
          <w:rFonts w:ascii="Montserrat" w:eastAsia="Montserrat" w:hAnsi="Montserrat" w:cs="Montserrat"/>
          <w:sz w:val="24"/>
          <w:szCs w:val="24"/>
        </w:rPr>
        <w:t xml:space="preserve">al. </w:t>
      </w:r>
    </w:p>
    <w:p w14:paraId="0F6AD858" w14:textId="77777777" w:rsidR="00D37408" w:rsidRDefault="00D37408">
      <w:pPr>
        <w:spacing w:after="0" w:line="240" w:lineRule="auto"/>
        <w:jc w:val="both"/>
        <w:rPr>
          <w:rFonts w:ascii="Montserrat" w:eastAsia="Montserrat" w:hAnsi="Montserrat" w:cs="Montserrat"/>
          <w:sz w:val="24"/>
          <w:szCs w:val="24"/>
        </w:rPr>
      </w:pPr>
    </w:p>
    <w:p w14:paraId="10FA7201"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1.4 I</w:t>
      </w:r>
      <w:commentRangeStart w:id="292"/>
      <w:r>
        <w:rPr>
          <w:rFonts w:ascii="Montserrat" w:eastAsia="Montserrat" w:hAnsi="Montserrat" w:cs="Montserrat"/>
          <w:sz w:val="24"/>
          <w:szCs w:val="24"/>
        </w:rPr>
        <w:t>mplementar medidas y programas</w:t>
      </w:r>
      <w:commentRangeEnd w:id="292"/>
      <w:r w:rsidR="00BB2138">
        <w:rPr>
          <w:rStyle w:val="Refdecomentario"/>
        </w:rPr>
        <w:commentReference w:id="292"/>
      </w:r>
      <w:r>
        <w:rPr>
          <w:rFonts w:ascii="Montserrat" w:eastAsia="Montserrat" w:hAnsi="Montserrat" w:cs="Montserrat"/>
          <w:sz w:val="24"/>
          <w:szCs w:val="24"/>
        </w:rPr>
        <w:t xml:space="preserve"> de seguridad para proteger la integridad y seguridad de las personas usuarias de la movilidad activa, con acciones diferenciadas para la movilidad diurna, como para la movilidad nocturna. </w:t>
      </w:r>
    </w:p>
    <w:p w14:paraId="72F44629" w14:textId="77777777" w:rsidR="00D37408" w:rsidRDefault="00D37408">
      <w:pPr>
        <w:spacing w:after="0" w:line="240" w:lineRule="auto"/>
        <w:jc w:val="both"/>
        <w:rPr>
          <w:rFonts w:ascii="Montserrat" w:eastAsia="Montserrat" w:hAnsi="Montserrat" w:cs="Montserrat"/>
          <w:sz w:val="24"/>
          <w:szCs w:val="24"/>
        </w:rPr>
      </w:pPr>
    </w:p>
    <w:p w14:paraId="20347CC5" w14:textId="77777777" w:rsidR="00D37408" w:rsidRDefault="00D37408">
      <w:pPr>
        <w:spacing w:after="0" w:line="240" w:lineRule="auto"/>
        <w:jc w:val="both"/>
        <w:rPr>
          <w:rFonts w:ascii="Montserrat" w:eastAsia="Montserrat" w:hAnsi="Montserrat" w:cs="Montserrat"/>
          <w:sz w:val="24"/>
          <w:szCs w:val="24"/>
        </w:rPr>
      </w:pPr>
    </w:p>
    <w:p w14:paraId="18A35E5F" w14:textId="77777777" w:rsidR="00D37408" w:rsidRDefault="00D37408">
      <w:pPr>
        <w:spacing w:after="0" w:line="240" w:lineRule="auto"/>
        <w:jc w:val="both"/>
        <w:rPr>
          <w:rFonts w:ascii="Montserrat" w:eastAsia="Montserrat" w:hAnsi="Montserrat" w:cs="Montserrat"/>
          <w:b/>
          <w:sz w:val="24"/>
          <w:szCs w:val="24"/>
        </w:rPr>
      </w:pPr>
    </w:p>
    <w:p w14:paraId="4E681CF5" w14:textId="77777777" w:rsidR="00D37408" w:rsidRDefault="00D37408">
      <w:pPr>
        <w:spacing w:after="0" w:line="240" w:lineRule="auto"/>
        <w:jc w:val="both"/>
        <w:rPr>
          <w:rFonts w:ascii="Montserrat" w:eastAsia="Montserrat" w:hAnsi="Montserrat" w:cs="Montserrat"/>
          <w:b/>
          <w:sz w:val="24"/>
          <w:szCs w:val="24"/>
        </w:rPr>
      </w:pPr>
    </w:p>
    <w:p w14:paraId="0B2BB08F" w14:textId="77777777" w:rsidR="00D37408" w:rsidRDefault="00E00C9A">
      <w:pPr>
        <w:spacing w:after="0" w:line="240" w:lineRule="auto"/>
        <w:rPr>
          <w:rFonts w:ascii="Montserrat" w:eastAsia="Montserrat" w:hAnsi="Montserrat" w:cs="Montserrat"/>
          <w:b/>
          <w:sz w:val="24"/>
          <w:szCs w:val="24"/>
        </w:rPr>
      </w:pPr>
      <w:r>
        <w:rPr>
          <w:rFonts w:ascii="Montserrat" w:eastAsia="Montserrat" w:hAnsi="Montserrat" w:cs="Montserrat"/>
          <w:b/>
          <w:sz w:val="40"/>
          <w:szCs w:val="40"/>
          <w:highlight w:val="lightGray"/>
        </w:rPr>
        <w:t>INDICADORES</w:t>
      </w:r>
    </w:p>
    <w:p w14:paraId="2621115A" w14:textId="77777777" w:rsidR="00D37408" w:rsidRDefault="00D37408">
      <w:pPr>
        <w:spacing w:after="0" w:line="240" w:lineRule="auto"/>
        <w:jc w:val="both"/>
        <w:rPr>
          <w:rFonts w:ascii="Montserrat" w:eastAsia="Montserrat" w:hAnsi="Montserrat" w:cs="Montserrat"/>
          <w:b/>
          <w:sz w:val="24"/>
          <w:szCs w:val="24"/>
        </w:rPr>
      </w:pPr>
    </w:p>
    <w:p w14:paraId="5DA37466" w14:textId="77777777" w:rsidR="00D37408" w:rsidRDefault="00D37408">
      <w:pPr>
        <w:spacing w:after="0" w:line="240" w:lineRule="auto"/>
        <w:jc w:val="both"/>
        <w:rPr>
          <w:rFonts w:ascii="Montserrat" w:eastAsia="Montserrat" w:hAnsi="Montserrat" w:cs="Montserrat"/>
          <w:b/>
          <w:sz w:val="24"/>
          <w:szCs w:val="24"/>
        </w:rPr>
      </w:pPr>
    </w:p>
    <w:p w14:paraId="62B54A90" w14:textId="77777777" w:rsidR="00D37408" w:rsidRDefault="00E00C9A">
      <w:pPr>
        <w:numPr>
          <w:ilvl w:val="0"/>
          <w:numId w:val="3"/>
        </w:num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Porcentaje de estudios realizados de infraestructura vial y de transporte.</w:t>
      </w:r>
    </w:p>
    <w:p w14:paraId="5FFA6A86" w14:textId="77777777" w:rsidR="00D37408" w:rsidRDefault="00D37408">
      <w:pPr>
        <w:spacing w:after="0" w:line="240" w:lineRule="auto"/>
        <w:ind w:left="720"/>
        <w:jc w:val="both"/>
        <w:rPr>
          <w:rFonts w:ascii="Montserrat" w:eastAsia="Montserrat" w:hAnsi="Montserrat" w:cs="Montserrat"/>
          <w:sz w:val="24"/>
          <w:szCs w:val="24"/>
        </w:rPr>
      </w:pPr>
    </w:p>
    <w:p w14:paraId="24D58C52" w14:textId="77777777" w:rsidR="00D37408" w:rsidRDefault="00E00C9A">
      <w:pPr>
        <w:numPr>
          <w:ilvl w:val="0"/>
          <w:numId w:val="3"/>
        </w:num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Porcentaje de estudios realizados de infraestructura ciclista con acceso a Sistemas Integrados de Transporte.</w:t>
      </w:r>
    </w:p>
    <w:p w14:paraId="2F74E002" w14:textId="77777777" w:rsidR="00D37408" w:rsidRDefault="00D37408">
      <w:pPr>
        <w:spacing w:after="0" w:line="240" w:lineRule="auto"/>
        <w:ind w:left="720"/>
        <w:jc w:val="both"/>
        <w:rPr>
          <w:rFonts w:ascii="Montserrat" w:eastAsia="Montserrat" w:hAnsi="Montserrat" w:cs="Montserrat"/>
          <w:sz w:val="24"/>
          <w:szCs w:val="24"/>
        </w:rPr>
      </w:pPr>
    </w:p>
    <w:p w14:paraId="31C28BBD" w14:textId="77777777" w:rsidR="00D37408" w:rsidRDefault="00E00C9A">
      <w:pPr>
        <w:numPr>
          <w:ilvl w:val="0"/>
          <w:numId w:val="3"/>
        </w:num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Número de programas implementados con perspectiva de género para la atención y prevención del acoso en el sistema de movilidad.</w:t>
      </w:r>
    </w:p>
    <w:p w14:paraId="0F77916D" w14:textId="77777777" w:rsidR="00D37408" w:rsidRDefault="00D37408">
      <w:pPr>
        <w:spacing w:after="0" w:line="240" w:lineRule="auto"/>
        <w:jc w:val="both"/>
        <w:rPr>
          <w:rFonts w:ascii="Montserrat" w:eastAsia="Montserrat" w:hAnsi="Montserrat" w:cs="Montserrat"/>
          <w:sz w:val="24"/>
          <w:szCs w:val="24"/>
        </w:rPr>
      </w:pPr>
    </w:p>
    <w:p w14:paraId="7912CC2D" w14:textId="77777777" w:rsidR="00D37408" w:rsidRDefault="00D37408">
      <w:pPr>
        <w:spacing w:after="0" w:line="240" w:lineRule="auto"/>
        <w:jc w:val="both"/>
        <w:rPr>
          <w:rFonts w:ascii="Montserrat" w:eastAsia="Montserrat" w:hAnsi="Montserrat" w:cs="Montserrat"/>
          <w:sz w:val="24"/>
          <w:szCs w:val="24"/>
        </w:rPr>
      </w:pPr>
    </w:p>
    <w:p w14:paraId="612FC26C" w14:textId="77777777" w:rsidR="00D37408" w:rsidRDefault="00D37408">
      <w:pPr>
        <w:spacing w:after="0" w:line="240" w:lineRule="auto"/>
        <w:jc w:val="both"/>
        <w:rPr>
          <w:rFonts w:ascii="Montserrat" w:eastAsia="Montserrat" w:hAnsi="Montserrat" w:cs="Montserrat"/>
          <w:b/>
          <w:sz w:val="24"/>
          <w:szCs w:val="24"/>
        </w:rPr>
      </w:pPr>
    </w:p>
    <w:p w14:paraId="00428E9E" w14:textId="77777777" w:rsidR="00D37408" w:rsidRDefault="00D37408">
      <w:pPr>
        <w:spacing w:after="0" w:line="240" w:lineRule="auto"/>
        <w:jc w:val="both"/>
        <w:rPr>
          <w:rFonts w:ascii="Montserrat" w:eastAsia="Montserrat" w:hAnsi="Montserrat" w:cs="Montserrat"/>
          <w:b/>
          <w:sz w:val="24"/>
          <w:szCs w:val="24"/>
        </w:rPr>
      </w:pPr>
    </w:p>
    <w:p w14:paraId="1465EDA9" w14:textId="77777777" w:rsidR="00D37408" w:rsidRDefault="00D37408">
      <w:pPr>
        <w:spacing w:after="0" w:line="240" w:lineRule="auto"/>
        <w:jc w:val="both"/>
        <w:rPr>
          <w:rFonts w:ascii="Montserrat" w:eastAsia="Montserrat" w:hAnsi="Montserrat" w:cs="Montserrat"/>
          <w:b/>
          <w:sz w:val="24"/>
          <w:szCs w:val="24"/>
        </w:rPr>
      </w:pPr>
    </w:p>
    <w:p w14:paraId="255B30F5" w14:textId="77777777" w:rsidR="00D37408" w:rsidRDefault="00D37408">
      <w:pPr>
        <w:spacing w:after="0" w:line="240" w:lineRule="auto"/>
        <w:jc w:val="both"/>
        <w:rPr>
          <w:rFonts w:ascii="Montserrat" w:eastAsia="Montserrat" w:hAnsi="Montserrat" w:cs="Montserrat"/>
          <w:b/>
          <w:sz w:val="24"/>
          <w:szCs w:val="24"/>
        </w:rPr>
      </w:pPr>
    </w:p>
    <w:p w14:paraId="3671F091" w14:textId="77777777" w:rsidR="00D37408" w:rsidRDefault="00D37408">
      <w:pPr>
        <w:spacing w:after="0" w:line="240" w:lineRule="auto"/>
        <w:jc w:val="both"/>
        <w:rPr>
          <w:rFonts w:ascii="Montserrat" w:eastAsia="Montserrat" w:hAnsi="Montserrat" w:cs="Montserrat"/>
          <w:b/>
          <w:sz w:val="24"/>
          <w:szCs w:val="24"/>
        </w:rPr>
      </w:pPr>
    </w:p>
    <w:p w14:paraId="4C26B441" w14:textId="77777777" w:rsidR="00D37408" w:rsidRDefault="00E00C9A">
      <w:pPr>
        <w:numPr>
          <w:ilvl w:val="0"/>
          <w:numId w:val="9"/>
        </w:numPr>
        <w:pBdr>
          <w:top w:val="nil"/>
          <w:left w:val="nil"/>
          <w:bottom w:val="nil"/>
          <w:right w:val="nil"/>
          <w:between w:val="nil"/>
        </w:pBdr>
        <w:spacing w:after="0" w:line="240" w:lineRule="auto"/>
        <w:ind w:left="851" w:hanging="873"/>
        <w:jc w:val="both"/>
        <w:rPr>
          <w:rFonts w:ascii="Montserrat" w:eastAsia="Montserrat" w:hAnsi="Montserrat" w:cs="Montserrat"/>
          <w:b/>
          <w:color w:val="000000"/>
          <w:sz w:val="40"/>
          <w:szCs w:val="40"/>
        </w:rPr>
      </w:pPr>
      <w:r>
        <w:rPr>
          <w:rFonts w:ascii="Montserrat" w:eastAsia="Montserrat" w:hAnsi="Montserrat" w:cs="Montserrat"/>
          <w:b/>
          <w:color w:val="000000"/>
          <w:sz w:val="40"/>
          <w:szCs w:val="40"/>
        </w:rPr>
        <w:t xml:space="preserve">SUBTEMA 2 – SISTEMAS INTEGRADOS DE TRANSPORTE PÚBLICO </w:t>
      </w:r>
    </w:p>
    <w:p w14:paraId="03DE09B1" w14:textId="77777777" w:rsidR="00D37408" w:rsidRDefault="00D37408">
      <w:pPr>
        <w:spacing w:after="0" w:line="240" w:lineRule="auto"/>
        <w:rPr>
          <w:rFonts w:ascii="Montserrat" w:eastAsia="Montserrat" w:hAnsi="Montserrat" w:cs="Montserrat"/>
          <w:sz w:val="24"/>
          <w:szCs w:val="24"/>
        </w:rPr>
      </w:pPr>
    </w:p>
    <w:p w14:paraId="78268A3D" w14:textId="77777777" w:rsidR="00D37408" w:rsidRDefault="00E00C9A">
      <w:pPr>
        <w:spacing w:after="0" w:line="240" w:lineRule="auto"/>
        <w:rPr>
          <w:rFonts w:ascii="Montserrat" w:eastAsia="Montserrat" w:hAnsi="Montserrat" w:cs="Montserrat"/>
          <w:b/>
          <w:sz w:val="30"/>
          <w:szCs w:val="30"/>
          <w:u w:val="single"/>
          <w:shd w:val="clear" w:color="auto" w:fill="B7B7B7"/>
        </w:rPr>
      </w:pPr>
      <w:r>
        <w:rPr>
          <w:rFonts w:ascii="Montserrat" w:eastAsia="Montserrat" w:hAnsi="Montserrat" w:cs="Montserrat"/>
          <w:b/>
          <w:sz w:val="30"/>
          <w:szCs w:val="30"/>
          <w:u w:val="single"/>
          <w:shd w:val="clear" w:color="auto" w:fill="B7B7B7"/>
        </w:rPr>
        <w:lastRenderedPageBreak/>
        <w:t>DIAGNÓSTICO</w:t>
      </w:r>
    </w:p>
    <w:p w14:paraId="7992362D" w14:textId="77777777" w:rsidR="00D37408" w:rsidRDefault="00D37408">
      <w:pPr>
        <w:spacing w:after="0" w:line="240" w:lineRule="auto"/>
        <w:jc w:val="both"/>
        <w:rPr>
          <w:rFonts w:ascii="Montserrat" w:eastAsia="Montserrat" w:hAnsi="Montserrat" w:cs="Montserrat"/>
          <w:sz w:val="24"/>
          <w:szCs w:val="24"/>
        </w:rPr>
      </w:pPr>
    </w:p>
    <w:p w14:paraId="79354B77"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El </w:t>
      </w:r>
      <w:r>
        <w:rPr>
          <w:rFonts w:ascii="Montserrat" w:eastAsia="Montserrat" w:hAnsi="Montserrat" w:cs="Montserrat"/>
          <w:b/>
          <w:sz w:val="24"/>
          <w:szCs w:val="24"/>
        </w:rPr>
        <w:t>transporte público</w:t>
      </w:r>
      <w:r>
        <w:rPr>
          <w:rFonts w:ascii="Montserrat" w:eastAsia="Montserrat" w:hAnsi="Montserrat" w:cs="Montserrat"/>
          <w:sz w:val="24"/>
          <w:szCs w:val="24"/>
        </w:rPr>
        <w:t xml:space="preserve"> colectivo urbano, suburbano y foráneo constituye la </w:t>
      </w:r>
      <w:r>
        <w:rPr>
          <w:rFonts w:ascii="Montserrat" w:eastAsia="Montserrat" w:hAnsi="Montserrat" w:cs="Montserrat"/>
          <w:b/>
          <w:sz w:val="24"/>
          <w:szCs w:val="24"/>
        </w:rPr>
        <w:t>modalidad más importante de movilidad motorizada</w:t>
      </w:r>
      <w:r>
        <w:rPr>
          <w:rFonts w:ascii="Montserrat" w:eastAsia="Montserrat" w:hAnsi="Montserrat" w:cs="Montserrat"/>
          <w:sz w:val="24"/>
          <w:szCs w:val="24"/>
        </w:rPr>
        <w:t xml:space="preserve"> en el estado. De acuerdo con cifras del </w:t>
      </w:r>
      <w:commentRangeStart w:id="293"/>
      <w:r>
        <w:rPr>
          <w:rFonts w:ascii="Montserrat" w:eastAsia="Montserrat" w:hAnsi="Montserrat" w:cs="Montserrat"/>
          <w:sz w:val="24"/>
          <w:szCs w:val="24"/>
        </w:rPr>
        <w:t>INEGI</w:t>
      </w:r>
      <w:commentRangeEnd w:id="293"/>
      <w:r w:rsidR="00F22B80">
        <w:rPr>
          <w:rStyle w:val="Refdecomentario"/>
        </w:rPr>
        <w:commentReference w:id="293"/>
      </w:r>
      <w:r>
        <w:rPr>
          <w:rFonts w:ascii="Montserrat" w:eastAsia="Montserrat" w:hAnsi="Montserrat" w:cs="Montserrat"/>
          <w:sz w:val="24"/>
          <w:szCs w:val="24"/>
        </w:rPr>
        <w:t>, el 15.4% de la población escolar y el 21.5% de las personas que se trasladan a sus trabajos, lo hacen en el transporte público. Otros</w:t>
      </w:r>
      <w:r w:rsidRPr="004D574D">
        <w:rPr>
          <w:rFonts w:ascii="Montserrat" w:eastAsia="Montserrat" w:hAnsi="Montserrat" w:cs="Montserrat"/>
          <w:strike/>
          <w:sz w:val="24"/>
          <w:szCs w:val="24"/>
        </w:rPr>
        <w:t xml:space="preserve"> reportes </w:t>
      </w:r>
      <w:commentRangeStart w:id="294"/>
      <w:r w:rsidRPr="004D574D">
        <w:rPr>
          <w:rFonts w:ascii="Montserrat" w:eastAsia="Montserrat" w:hAnsi="Montserrat" w:cs="Montserrat"/>
          <w:strike/>
          <w:sz w:val="24"/>
          <w:szCs w:val="24"/>
        </w:rPr>
        <w:t>periodísticos</w:t>
      </w:r>
      <w:commentRangeEnd w:id="294"/>
      <w:r w:rsidR="00F22B80">
        <w:rPr>
          <w:rStyle w:val="Refdecomentario"/>
        </w:rPr>
        <w:commentReference w:id="294"/>
      </w:r>
      <w:r w:rsidRPr="004D574D">
        <w:rPr>
          <w:rFonts w:ascii="Montserrat" w:eastAsia="Montserrat" w:hAnsi="Montserrat" w:cs="Montserrat"/>
          <w:strike/>
          <w:sz w:val="24"/>
          <w:szCs w:val="24"/>
        </w:rPr>
        <w:t xml:space="preserve"> </w:t>
      </w:r>
      <w:r>
        <w:rPr>
          <w:rFonts w:ascii="Montserrat" w:eastAsia="Montserrat" w:hAnsi="Montserrat" w:cs="Montserrat"/>
          <w:sz w:val="24"/>
          <w:szCs w:val="24"/>
        </w:rPr>
        <w:t xml:space="preserve">señalan que hasta el 54% de la población total se desplaza diariamente en el transporte público, lo cual ascendería a 2 millones 231 mil 360 personas. </w:t>
      </w:r>
    </w:p>
    <w:p w14:paraId="0C9CFC76" w14:textId="77777777" w:rsidR="00D37408" w:rsidRDefault="00D37408">
      <w:pPr>
        <w:spacing w:after="0" w:line="240" w:lineRule="auto"/>
        <w:jc w:val="both"/>
        <w:rPr>
          <w:rFonts w:ascii="Montserrat" w:eastAsia="Montserrat" w:hAnsi="Montserrat" w:cs="Montserrat"/>
          <w:sz w:val="24"/>
          <w:szCs w:val="24"/>
        </w:rPr>
      </w:pPr>
    </w:p>
    <w:p w14:paraId="7D8DE174"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t xml:space="preserve">Actualmente el </w:t>
      </w:r>
      <w:r>
        <w:rPr>
          <w:rFonts w:ascii="Montserrat" w:eastAsia="Montserrat" w:hAnsi="Montserrat" w:cs="Montserrat"/>
          <w:b/>
          <w:color w:val="000000"/>
          <w:sz w:val="24"/>
          <w:szCs w:val="24"/>
        </w:rPr>
        <w:t>parque vehicular</w:t>
      </w:r>
      <w:r>
        <w:rPr>
          <w:rFonts w:ascii="Montserrat" w:eastAsia="Montserrat" w:hAnsi="Montserrat" w:cs="Montserrat"/>
          <w:color w:val="000000"/>
          <w:sz w:val="24"/>
          <w:szCs w:val="24"/>
        </w:rPr>
        <w:t xml:space="preserve"> es de </w:t>
      </w:r>
      <w:r w:rsidRPr="00355ADF">
        <w:rPr>
          <w:rFonts w:ascii="Montserrat" w:eastAsia="Montserrat" w:hAnsi="Montserrat" w:cs="Montserrat"/>
          <w:color w:val="000000"/>
          <w:sz w:val="24"/>
          <w:szCs w:val="24"/>
          <w:highlight w:val="yellow"/>
        </w:rPr>
        <w:t xml:space="preserve">1,812 autobuses urbanos, 460 suburbanos, 1,769 autobuses foráneos, 1,385 camionetas foráneas, 20, </w:t>
      </w:r>
      <w:commentRangeStart w:id="295"/>
      <w:r w:rsidRPr="00355ADF">
        <w:rPr>
          <w:rFonts w:ascii="Montserrat" w:eastAsia="Montserrat" w:hAnsi="Montserrat" w:cs="Montserrat"/>
          <w:color w:val="000000"/>
          <w:sz w:val="24"/>
          <w:szCs w:val="24"/>
          <w:highlight w:val="yellow"/>
        </w:rPr>
        <w:t>506</w:t>
      </w:r>
      <w:commentRangeEnd w:id="295"/>
      <w:r w:rsidR="00F54E3A">
        <w:rPr>
          <w:rStyle w:val="Refdecomentario"/>
        </w:rPr>
        <w:commentReference w:id="295"/>
      </w:r>
      <w:r w:rsidRPr="00355ADF">
        <w:rPr>
          <w:rFonts w:ascii="Montserrat" w:eastAsia="Montserrat" w:hAnsi="Montserrat" w:cs="Montserrat"/>
          <w:color w:val="000000"/>
          <w:sz w:val="24"/>
          <w:szCs w:val="24"/>
          <w:highlight w:val="yellow"/>
        </w:rPr>
        <w:t xml:space="preserve"> taxis, 12,506 mototaxis, así como 2,862 vehículos de servicio mixto de pasaje y carga, para atender a los 4 millones 132 mil 148 habitantes en el estado</w:t>
      </w:r>
      <w:r>
        <w:rPr>
          <w:rFonts w:ascii="Montserrat" w:eastAsia="Montserrat" w:hAnsi="Montserrat" w:cs="Montserrat"/>
          <w:color w:val="000000"/>
          <w:sz w:val="24"/>
          <w:szCs w:val="24"/>
        </w:rPr>
        <w:t>.</w:t>
      </w:r>
    </w:p>
    <w:p w14:paraId="470F0DE2"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279482ED"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076F8030" w14:textId="77777777" w:rsidR="00D37408" w:rsidRDefault="00E00C9A">
      <w:pPr>
        <w:spacing w:after="0" w:line="240" w:lineRule="auto"/>
        <w:jc w:val="center"/>
        <w:rPr>
          <w:rFonts w:ascii="Montserrat" w:eastAsia="Montserrat" w:hAnsi="Montserrat" w:cs="Montserrat"/>
          <w:sz w:val="24"/>
          <w:szCs w:val="24"/>
        </w:rPr>
      </w:pPr>
      <w:r>
        <w:rPr>
          <w:rFonts w:ascii="Montserrat" w:eastAsia="Montserrat" w:hAnsi="Montserrat" w:cs="Montserrat"/>
          <w:noProof/>
          <w:sz w:val="24"/>
          <w:szCs w:val="24"/>
          <w:lang w:val="es-MX" w:eastAsia="es-MX"/>
        </w:rPr>
        <w:drawing>
          <wp:inline distT="114300" distB="114300" distL="114300" distR="114300" wp14:anchorId="76F1B5A0" wp14:editId="31D1ACA4">
            <wp:extent cx="4914900" cy="2979176"/>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914900" cy="2979176"/>
                    </a:xfrm>
                    <a:prstGeom prst="rect">
                      <a:avLst/>
                    </a:prstGeom>
                    <a:ln/>
                  </pic:spPr>
                </pic:pic>
              </a:graphicData>
            </a:graphic>
          </wp:inline>
        </w:drawing>
      </w:r>
    </w:p>
    <w:p w14:paraId="5B956CDB" w14:textId="77777777" w:rsidR="00D37408" w:rsidRDefault="00D37408">
      <w:pPr>
        <w:spacing w:after="0" w:line="240" w:lineRule="auto"/>
        <w:jc w:val="both"/>
        <w:rPr>
          <w:rFonts w:ascii="Montserrat" w:eastAsia="Montserrat" w:hAnsi="Montserrat" w:cs="Montserrat"/>
          <w:sz w:val="24"/>
          <w:szCs w:val="24"/>
        </w:rPr>
      </w:pPr>
    </w:p>
    <w:p w14:paraId="0E7DE8F9" w14:textId="77777777" w:rsidR="00D37408" w:rsidRDefault="00D37408">
      <w:pPr>
        <w:spacing w:after="0" w:line="240" w:lineRule="auto"/>
        <w:jc w:val="both"/>
        <w:rPr>
          <w:rFonts w:ascii="Montserrat" w:eastAsia="Montserrat" w:hAnsi="Montserrat" w:cs="Montserrat"/>
          <w:sz w:val="24"/>
          <w:szCs w:val="24"/>
        </w:rPr>
      </w:pPr>
    </w:p>
    <w:p w14:paraId="0F5F6304" w14:textId="77777777" w:rsidR="00D37408" w:rsidRDefault="00E00C9A">
      <w:pPr>
        <w:spacing w:after="0" w:line="240" w:lineRule="auto"/>
        <w:jc w:val="center"/>
        <w:rPr>
          <w:rFonts w:ascii="Montserrat" w:eastAsia="Montserrat" w:hAnsi="Montserrat" w:cs="Montserrat"/>
          <w:sz w:val="24"/>
          <w:szCs w:val="24"/>
        </w:rPr>
      </w:pPr>
      <w:r>
        <w:rPr>
          <w:rFonts w:ascii="Montserrat" w:eastAsia="Montserrat" w:hAnsi="Montserrat" w:cs="Montserrat"/>
          <w:sz w:val="24"/>
          <w:szCs w:val="24"/>
        </w:rPr>
        <w:t>Fuente: Elaboración propia con Datos de la SEMOVI</w:t>
      </w:r>
    </w:p>
    <w:p w14:paraId="596639AA" w14:textId="77777777" w:rsidR="00D37408" w:rsidRDefault="00D37408">
      <w:pPr>
        <w:spacing w:after="0" w:line="240" w:lineRule="auto"/>
        <w:jc w:val="both"/>
        <w:rPr>
          <w:rFonts w:ascii="Montserrat" w:eastAsia="Montserrat" w:hAnsi="Montserrat" w:cs="Montserrat"/>
          <w:sz w:val="24"/>
          <w:szCs w:val="24"/>
        </w:rPr>
      </w:pPr>
    </w:p>
    <w:p w14:paraId="41BF04DA" w14:textId="77777777" w:rsidR="00D37408" w:rsidRDefault="00D37408">
      <w:pPr>
        <w:spacing w:after="0" w:line="240" w:lineRule="auto"/>
        <w:jc w:val="both"/>
        <w:rPr>
          <w:rFonts w:ascii="Montserrat" w:eastAsia="Montserrat" w:hAnsi="Montserrat" w:cs="Montserrat"/>
          <w:sz w:val="24"/>
          <w:szCs w:val="24"/>
        </w:rPr>
      </w:pPr>
    </w:p>
    <w:p w14:paraId="5829EDB8"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 </w:t>
      </w:r>
      <w:commentRangeStart w:id="296"/>
      <w:r>
        <w:rPr>
          <w:rFonts w:ascii="Montserrat" w:eastAsia="Montserrat" w:hAnsi="Montserrat" w:cs="Montserrat"/>
          <w:b/>
          <w:sz w:val="24"/>
          <w:szCs w:val="24"/>
        </w:rPr>
        <w:t>problemática</w:t>
      </w:r>
      <w:commentRangeEnd w:id="296"/>
      <w:r w:rsidR="00F54E3A">
        <w:rPr>
          <w:rStyle w:val="Refdecomentario"/>
        </w:rPr>
        <w:commentReference w:id="296"/>
      </w:r>
      <w:r>
        <w:rPr>
          <w:rFonts w:ascii="Montserrat" w:eastAsia="Montserrat" w:hAnsi="Montserrat" w:cs="Montserrat"/>
          <w:sz w:val="24"/>
          <w:szCs w:val="24"/>
        </w:rPr>
        <w:t xml:space="preserve"> del transporte público colectivo de pasajeros se resume en los siguientes datos:</w:t>
      </w:r>
    </w:p>
    <w:p w14:paraId="5B919378"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noProof/>
          <w:sz w:val="24"/>
          <w:szCs w:val="24"/>
          <w:lang w:val="es-MX" w:eastAsia="es-MX"/>
        </w:rPr>
        <w:lastRenderedPageBreak/>
        <mc:AlternateContent>
          <mc:Choice Requires="wpg">
            <w:drawing>
              <wp:anchor distT="0" distB="0" distL="114300" distR="114300" simplePos="0" relativeHeight="251660288" behindDoc="0" locked="0" layoutInCell="1" hidden="0" allowOverlap="1" wp14:anchorId="53D8F09C" wp14:editId="44937321">
                <wp:simplePos x="0" y="0"/>
                <wp:positionH relativeFrom="margin">
                  <wp:posOffset>400367</wp:posOffset>
                </wp:positionH>
                <wp:positionV relativeFrom="margin">
                  <wp:posOffset>418465</wp:posOffset>
                </wp:positionV>
                <wp:extent cx="4991226" cy="3794445"/>
                <wp:effectExtent l="0" t="0" r="0" b="0"/>
                <wp:wrapSquare wrapText="bothSides" distT="0" distB="0" distL="114300" distR="114300"/>
                <wp:docPr id="10" name="Agrupar 10"/>
                <wp:cNvGraphicFramePr/>
                <a:graphic xmlns:a="http://schemas.openxmlformats.org/drawingml/2006/main">
                  <a:graphicData uri="http://schemas.microsoft.com/office/word/2010/wordprocessingGroup">
                    <wpg:wgp>
                      <wpg:cNvGrpSpPr/>
                      <wpg:grpSpPr>
                        <a:xfrm>
                          <a:off x="0" y="0"/>
                          <a:ext cx="4991226" cy="3794445"/>
                          <a:chOff x="0" y="0"/>
                          <a:chExt cx="5113650" cy="3886200"/>
                        </a:xfrm>
                      </wpg:grpSpPr>
                      <wpg:grpSp>
                        <wpg:cNvPr id="1" name="Agrupar 1"/>
                        <wpg:cNvGrpSpPr/>
                        <wpg:grpSpPr>
                          <a:xfrm>
                            <a:off x="0" y="0"/>
                            <a:ext cx="5113650" cy="3886200"/>
                            <a:chOff x="0" y="0"/>
                            <a:chExt cx="5113650" cy="3886200"/>
                          </a:xfrm>
                        </wpg:grpSpPr>
                        <wps:wsp>
                          <wps:cNvPr id="2" name="Rectángulo 2"/>
                          <wps:cNvSpPr/>
                          <wps:spPr>
                            <a:xfrm>
                              <a:off x="0" y="0"/>
                              <a:ext cx="5113650" cy="3886200"/>
                            </a:xfrm>
                            <a:prstGeom prst="rect">
                              <a:avLst/>
                            </a:prstGeom>
                            <a:noFill/>
                            <a:ln>
                              <a:noFill/>
                            </a:ln>
                          </wps:spPr>
                          <wps:txbx>
                            <w:txbxContent>
                              <w:p w14:paraId="3E018782"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3" name="Circular 3"/>
                          <wps:cNvSpPr/>
                          <wps:spPr>
                            <a:xfrm>
                              <a:off x="958433" y="237058"/>
                              <a:ext cx="3264408" cy="3264408"/>
                            </a:xfrm>
                            <a:prstGeom prst="pie">
                              <a:avLst>
                                <a:gd name="adj1" fmla="val 16200000"/>
                                <a:gd name="adj2" fmla="val 19285716"/>
                              </a:avLst>
                            </a:prstGeom>
                            <a:solidFill>
                              <a:srgbClr val="599BD5"/>
                            </a:solidFill>
                            <a:ln w="12700" cap="flat" cmpd="sng">
                              <a:solidFill>
                                <a:schemeClr val="lt1"/>
                              </a:solidFill>
                              <a:prstDash val="solid"/>
                              <a:miter lim="800000"/>
                              <a:headEnd type="none" w="sm" len="sm"/>
                              <a:tailEnd type="none" w="sm" len="sm"/>
                            </a:ln>
                          </wps:spPr>
                          <wps:txbx>
                            <w:txbxContent>
                              <w:p w14:paraId="48C93AB0"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4" name="Cuadro de texto 4"/>
                          <wps:cNvSpPr txBox="1"/>
                          <wps:spPr>
                            <a:xfrm>
                              <a:off x="2673413" y="540181"/>
                              <a:ext cx="777240" cy="621792"/>
                            </a:xfrm>
                            <a:prstGeom prst="rect">
                              <a:avLst/>
                            </a:prstGeom>
                            <a:noFill/>
                            <a:ln>
                              <a:noFill/>
                            </a:ln>
                          </wps:spPr>
                          <wps:txbx>
                            <w:txbxContent>
                              <w:p w14:paraId="465D86B7" w14:textId="77777777" w:rsidR="00575661" w:rsidRDefault="00575661">
                                <w:pPr>
                                  <w:spacing w:after="0" w:line="215" w:lineRule="auto"/>
                                  <w:jc w:val="center"/>
                                  <w:textDirection w:val="btLr"/>
                                </w:pPr>
                                <w:r>
                                  <w:rPr>
                                    <w:color w:val="000000"/>
                                    <w:sz w:val="18"/>
                                  </w:rPr>
                                  <w:t>Unidades con antiguedad promedio de 20 años</w:t>
                                </w:r>
                              </w:p>
                            </w:txbxContent>
                          </wps:txbx>
                          <wps:bodyPr spcFirstLastPara="1" wrap="square" lIns="11425" tIns="11425" rIns="11425" bIns="11425" anchor="ctr" anchorCtr="0">
                            <a:noAutofit/>
                          </wps:bodyPr>
                        </wps:wsp>
                        <wps:wsp>
                          <wps:cNvPr id="5" name="Circular 5"/>
                          <wps:cNvSpPr/>
                          <wps:spPr>
                            <a:xfrm>
                              <a:off x="1000404" y="289521"/>
                              <a:ext cx="3264408" cy="3264408"/>
                            </a:xfrm>
                            <a:prstGeom prst="pie">
                              <a:avLst>
                                <a:gd name="adj1" fmla="val 19285716"/>
                                <a:gd name="adj2" fmla="val 771428"/>
                              </a:avLst>
                            </a:prstGeom>
                            <a:solidFill>
                              <a:srgbClr val="599BD5"/>
                            </a:solidFill>
                            <a:ln w="12700" cap="flat" cmpd="sng">
                              <a:solidFill>
                                <a:schemeClr val="lt1"/>
                              </a:solidFill>
                              <a:prstDash val="solid"/>
                              <a:miter lim="800000"/>
                              <a:headEnd type="none" w="sm" len="sm"/>
                              <a:tailEnd type="none" w="sm" len="sm"/>
                            </a:ln>
                          </wps:spPr>
                          <wps:txbx>
                            <w:txbxContent>
                              <w:p w14:paraId="3915F87A"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6" name="Cuadro de texto 6"/>
                          <wps:cNvSpPr txBox="1"/>
                          <wps:spPr>
                            <a:xfrm>
                              <a:off x="3217481" y="1472869"/>
                              <a:ext cx="893826" cy="544068"/>
                            </a:xfrm>
                            <a:prstGeom prst="rect">
                              <a:avLst/>
                            </a:prstGeom>
                            <a:noFill/>
                            <a:ln>
                              <a:noFill/>
                            </a:ln>
                          </wps:spPr>
                          <wps:txbx>
                            <w:txbxContent>
                              <w:p w14:paraId="27D9FC27" w14:textId="77777777" w:rsidR="00575661" w:rsidRDefault="00575661">
                                <w:pPr>
                                  <w:spacing w:after="0" w:line="215" w:lineRule="auto"/>
                                  <w:jc w:val="center"/>
                                  <w:textDirection w:val="btLr"/>
                                </w:pPr>
                                <w:r>
                                  <w:rPr>
                                    <w:color w:val="000000"/>
                                    <w:sz w:val="18"/>
                                  </w:rPr>
                                  <w:t>Unidades no cumplen con estandares de seguridad</w:t>
                                </w:r>
                              </w:p>
                            </w:txbxContent>
                          </wps:txbx>
                          <wps:bodyPr spcFirstLastPara="1" wrap="square" lIns="11425" tIns="11425" rIns="11425" bIns="11425" anchor="ctr" anchorCtr="0">
                            <a:noAutofit/>
                          </wps:bodyPr>
                        </wps:wsp>
                        <wps:wsp>
                          <wps:cNvPr id="7" name="Circular 7"/>
                          <wps:cNvSpPr/>
                          <wps:spPr>
                            <a:xfrm>
                              <a:off x="985248" y="355587"/>
                              <a:ext cx="3264408" cy="3264408"/>
                            </a:xfrm>
                            <a:prstGeom prst="pie">
                              <a:avLst>
                                <a:gd name="adj1" fmla="val 771428"/>
                                <a:gd name="adj2" fmla="val 3857143"/>
                              </a:avLst>
                            </a:prstGeom>
                            <a:solidFill>
                              <a:srgbClr val="599BD5"/>
                            </a:solidFill>
                            <a:ln w="12700" cap="flat" cmpd="sng">
                              <a:solidFill>
                                <a:schemeClr val="lt1"/>
                              </a:solidFill>
                              <a:prstDash val="solid"/>
                              <a:miter lim="800000"/>
                              <a:headEnd type="none" w="sm" len="sm"/>
                              <a:tailEnd type="none" w="sm" len="sm"/>
                            </a:ln>
                          </wps:spPr>
                          <wps:txbx>
                            <w:txbxContent>
                              <w:p w14:paraId="729979DD"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8" name="Cuadro de texto 8"/>
                          <wps:cNvSpPr txBox="1"/>
                          <wps:spPr>
                            <a:xfrm>
                              <a:off x="3081464" y="2288971"/>
                              <a:ext cx="777240" cy="602361"/>
                            </a:xfrm>
                            <a:prstGeom prst="rect">
                              <a:avLst/>
                            </a:prstGeom>
                            <a:noFill/>
                            <a:ln>
                              <a:noFill/>
                            </a:ln>
                          </wps:spPr>
                          <wps:txbx>
                            <w:txbxContent>
                              <w:p w14:paraId="6221000E" w14:textId="77777777" w:rsidR="00575661" w:rsidRDefault="00575661">
                                <w:pPr>
                                  <w:spacing w:after="0" w:line="215" w:lineRule="auto"/>
                                  <w:jc w:val="center"/>
                                  <w:textDirection w:val="btLr"/>
                                </w:pPr>
                                <w:r>
                                  <w:rPr>
                                    <w:color w:val="000000"/>
                                    <w:sz w:val="18"/>
                                  </w:rPr>
                                  <w:t xml:space="preserve">Unidades no cumplen con criterios de accesibilidad universal </w:t>
                                </w:r>
                              </w:p>
                            </w:txbxContent>
                          </wps:txbx>
                          <wps:bodyPr spcFirstLastPara="1" wrap="square" lIns="11425" tIns="11425" rIns="11425" bIns="11425" anchor="ctr" anchorCtr="0">
                            <a:noAutofit/>
                          </wps:bodyPr>
                        </wps:wsp>
                        <wps:wsp>
                          <wps:cNvPr id="9" name="Circular 9"/>
                          <wps:cNvSpPr/>
                          <wps:spPr>
                            <a:xfrm>
                              <a:off x="914340" y="384733"/>
                              <a:ext cx="3264408" cy="3264408"/>
                            </a:xfrm>
                            <a:prstGeom prst="pie">
                              <a:avLst>
                                <a:gd name="adj1" fmla="val 3857226"/>
                                <a:gd name="adj2" fmla="val 6942858"/>
                              </a:avLst>
                            </a:prstGeom>
                            <a:solidFill>
                              <a:srgbClr val="599BD5"/>
                            </a:solidFill>
                            <a:ln w="12700" cap="flat" cmpd="sng">
                              <a:solidFill>
                                <a:schemeClr val="lt1"/>
                              </a:solidFill>
                              <a:prstDash val="solid"/>
                              <a:miter lim="800000"/>
                              <a:headEnd type="none" w="sm" len="sm"/>
                              <a:tailEnd type="none" w="sm" len="sm"/>
                            </a:ln>
                          </wps:spPr>
                          <wps:txbx>
                            <w:txbxContent>
                              <w:p w14:paraId="10C0DC48"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11" name="Cuadro de texto 11"/>
                          <wps:cNvSpPr txBox="1"/>
                          <wps:spPr>
                            <a:xfrm>
                              <a:off x="2167640" y="2644825"/>
                              <a:ext cx="757800" cy="544200"/>
                            </a:xfrm>
                            <a:prstGeom prst="rect">
                              <a:avLst/>
                            </a:prstGeom>
                            <a:noFill/>
                            <a:ln>
                              <a:noFill/>
                            </a:ln>
                          </wps:spPr>
                          <wps:txbx>
                            <w:txbxContent>
                              <w:p w14:paraId="1D9597B5" w14:textId="77777777" w:rsidR="00575661" w:rsidRDefault="00575661">
                                <w:pPr>
                                  <w:spacing w:after="0" w:line="215" w:lineRule="auto"/>
                                  <w:jc w:val="center"/>
                                  <w:textDirection w:val="btLr"/>
                                </w:pPr>
                                <w:r>
                                  <w:rPr>
                                    <w:color w:val="000000"/>
                                    <w:sz w:val="18"/>
                                  </w:rPr>
                                  <w:t>Unidades altamente contaminantes</w:t>
                                </w:r>
                              </w:p>
                            </w:txbxContent>
                          </wps:txbx>
                          <wps:bodyPr spcFirstLastPara="1" wrap="square" lIns="11425" tIns="11425" rIns="11425" bIns="11425" anchor="ctr" anchorCtr="0">
                            <a:noAutofit/>
                          </wps:bodyPr>
                        </wps:wsp>
                        <wps:wsp>
                          <wps:cNvPr id="12" name="Circular 12"/>
                          <wps:cNvSpPr/>
                          <wps:spPr>
                            <a:xfrm>
                              <a:off x="863998" y="355587"/>
                              <a:ext cx="3264408" cy="3264408"/>
                            </a:xfrm>
                            <a:prstGeom prst="pie">
                              <a:avLst>
                                <a:gd name="adj1" fmla="val 6942858"/>
                                <a:gd name="adj2" fmla="val 10028574"/>
                              </a:avLst>
                            </a:prstGeom>
                            <a:solidFill>
                              <a:srgbClr val="599BD5"/>
                            </a:solidFill>
                            <a:ln w="12700" cap="flat" cmpd="sng">
                              <a:solidFill>
                                <a:schemeClr val="lt1"/>
                              </a:solidFill>
                              <a:prstDash val="solid"/>
                              <a:miter lim="800000"/>
                              <a:headEnd type="none" w="sm" len="sm"/>
                              <a:tailEnd type="none" w="sm" len="sm"/>
                            </a:ln>
                          </wps:spPr>
                          <wps:txbx>
                            <w:txbxContent>
                              <w:p w14:paraId="36B0F4E4"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15" name="Cuadro de texto 15"/>
                          <wps:cNvSpPr txBox="1"/>
                          <wps:spPr>
                            <a:xfrm>
                              <a:off x="1254950" y="2288975"/>
                              <a:ext cx="893700" cy="600300"/>
                            </a:xfrm>
                            <a:prstGeom prst="rect">
                              <a:avLst/>
                            </a:prstGeom>
                            <a:noFill/>
                            <a:ln>
                              <a:noFill/>
                            </a:ln>
                          </wps:spPr>
                          <wps:txbx>
                            <w:txbxContent>
                              <w:p w14:paraId="14097AC6" w14:textId="77777777" w:rsidR="00575661" w:rsidRDefault="00575661">
                                <w:pPr>
                                  <w:spacing w:after="0" w:line="215" w:lineRule="auto"/>
                                  <w:jc w:val="center"/>
                                  <w:textDirection w:val="btLr"/>
                                </w:pPr>
                                <w:r>
                                  <w:rPr>
                                    <w:color w:val="000000"/>
                                    <w:sz w:val="18"/>
                                  </w:rPr>
                                  <w:t>Modelo de Negocio Hombre-Camión</w:t>
                                </w:r>
                              </w:p>
                            </w:txbxContent>
                          </wps:txbx>
                          <wps:bodyPr spcFirstLastPara="1" wrap="square" lIns="11425" tIns="11425" rIns="11425" bIns="11425" anchor="ctr" anchorCtr="0">
                            <a:noAutofit/>
                          </wps:bodyPr>
                        </wps:wsp>
                        <wps:wsp>
                          <wps:cNvPr id="18" name="Circular 18"/>
                          <wps:cNvSpPr/>
                          <wps:spPr>
                            <a:xfrm>
                              <a:off x="848842" y="289521"/>
                              <a:ext cx="3264408" cy="3264408"/>
                            </a:xfrm>
                            <a:prstGeom prst="pie">
                              <a:avLst>
                                <a:gd name="adj1" fmla="val 10028574"/>
                                <a:gd name="adj2" fmla="val 13114284"/>
                              </a:avLst>
                            </a:prstGeom>
                            <a:solidFill>
                              <a:srgbClr val="599BD5"/>
                            </a:solidFill>
                            <a:ln w="12700" cap="flat" cmpd="sng">
                              <a:solidFill>
                                <a:schemeClr val="lt1"/>
                              </a:solidFill>
                              <a:prstDash val="solid"/>
                              <a:miter lim="800000"/>
                              <a:headEnd type="none" w="sm" len="sm"/>
                              <a:tailEnd type="none" w="sm" len="sm"/>
                            </a:ln>
                          </wps:spPr>
                          <wps:txbx>
                            <w:txbxContent>
                              <w:p w14:paraId="064E3B3D"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19" name="Cuadro de texto 19"/>
                          <wps:cNvSpPr txBox="1"/>
                          <wps:spPr>
                            <a:xfrm>
                              <a:off x="1002347" y="1472869"/>
                              <a:ext cx="893826" cy="544068"/>
                            </a:xfrm>
                            <a:prstGeom prst="rect">
                              <a:avLst/>
                            </a:prstGeom>
                            <a:noFill/>
                            <a:ln>
                              <a:noFill/>
                            </a:ln>
                          </wps:spPr>
                          <wps:txbx>
                            <w:txbxContent>
                              <w:p w14:paraId="6A360A2B" w14:textId="77777777" w:rsidR="00575661" w:rsidRDefault="00575661">
                                <w:pPr>
                                  <w:spacing w:after="0" w:line="215" w:lineRule="auto"/>
                                  <w:jc w:val="center"/>
                                  <w:textDirection w:val="btLr"/>
                                </w:pPr>
                                <w:r>
                                  <w:rPr>
                                    <w:color w:val="000000"/>
                                    <w:sz w:val="18"/>
                                  </w:rPr>
                                  <w:t>Incremento arbitrario de tarifas</w:t>
                                </w:r>
                              </w:p>
                            </w:txbxContent>
                          </wps:txbx>
                          <wps:bodyPr spcFirstLastPara="1" wrap="square" lIns="11425" tIns="11425" rIns="11425" bIns="11425" anchor="ctr" anchorCtr="0">
                            <a:noAutofit/>
                          </wps:bodyPr>
                        </wps:wsp>
                        <wps:wsp>
                          <wps:cNvPr id="20" name="Circular 20"/>
                          <wps:cNvSpPr/>
                          <wps:spPr>
                            <a:xfrm>
                              <a:off x="946928" y="293173"/>
                              <a:ext cx="3152177" cy="3152177"/>
                            </a:xfrm>
                            <a:prstGeom prst="pie">
                              <a:avLst>
                                <a:gd name="adj1" fmla="val 13114284"/>
                                <a:gd name="adj2" fmla="val 16200000"/>
                              </a:avLst>
                            </a:prstGeom>
                            <a:solidFill>
                              <a:srgbClr val="599BD5"/>
                            </a:solidFill>
                            <a:ln w="12700" cap="flat" cmpd="sng">
                              <a:solidFill>
                                <a:schemeClr val="lt1"/>
                              </a:solidFill>
                              <a:prstDash val="solid"/>
                              <a:miter lim="800000"/>
                              <a:headEnd type="none" w="sm" len="sm"/>
                              <a:tailEnd type="none" w="sm" len="sm"/>
                            </a:ln>
                          </wps:spPr>
                          <wps:txbx>
                            <w:txbxContent>
                              <w:p w14:paraId="1248A00C"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21" name="Cuadro de texto 21"/>
                          <wps:cNvSpPr txBox="1"/>
                          <wps:spPr>
                            <a:xfrm>
                              <a:off x="1692568" y="585875"/>
                              <a:ext cx="750518" cy="600414"/>
                            </a:xfrm>
                            <a:prstGeom prst="rect">
                              <a:avLst/>
                            </a:prstGeom>
                            <a:noFill/>
                            <a:ln>
                              <a:noFill/>
                            </a:ln>
                          </wps:spPr>
                          <wps:txbx>
                            <w:txbxContent>
                              <w:p w14:paraId="72228760" w14:textId="77777777" w:rsidR="00575661" w:rsidRDefault="00575661">
                                <w:pPr>
                                  <w:spacing w:after="0" w:line="215" w:lineRule="auto"/>
                                  <w:jc w:val="center"/>
                                  <w:textDirection w:val="btLr"/>
                                </w:pPr>
                                <w:r>
                                  <w:rPr>
                                    <w:color w:val="000000"/>
                                    <w:sz w:val="18"/>
                                  </w:rPr>
                                  <w:t>Sistema de Transporte Fragmentado y desarticulado</w:t>
                                </w:r>
                              </w:p>
                            </w:txbxContent>
                          </wps:txbx>
                          <wps:bodyPr spcFirstLastPara="1" wrap="square" lIns="11425" tIns="11425" rIns="11425" bIns="11425" anchor="ctr" anchorCtr="0">
                            <a:noAutofit/>
                          </wps:bodyPr>
                        </wps:wsp>
                        <wps:wsp>
                          <wps:cNvPr id="22" name="Forma libre 22"/>
                          <wps:cNvSpPr/>
                          <wps:spPr>
                            <a:xfrm>
                              <a:off x="756188" y="34975"/>
                              <a:ext cx="3668572" cy="3668572"/>
                            </a:xfrm>
                            <a:custGeom>
                              <a:avLst/>
                              <a:gdLst/>
                              <a:ahLst/>
                              <a:cxnLst/>
                              <a:rect l="l" t="t" r="r" b="b"/>
                              <a:pathLst>
                                <a:path w="120000" h="120000" extrusionOk="0">
                                  <a:moveTo>
                                    <a:pt x="60006" y="4067"/>
                                  </a:moveTo>
                                  <a:lnTo>
                                    <a:pt x="60006" y="4067"/>
                                  </a:lnTo>
                                  <a:cubicBezTo>
                                    <a:pt x="75265" y="4069"/>
                                    <a:pt x="89862" y="10305"/>
                                    <a:pt x="100412" y="21331"/>
                                  </a:cubicBezTo>
                                  <a:lnTo>
                                    <a:pt x="103582" y="18802"/>
                                  </a:lnTo>
                                  <a:lnTo>
                                    <a:pt x="101341" y="27025"/>
                                  </a:lnTo>
                                  <a:lnTo>
                                    <a:pt x="92452" y="27680"/>
                                  </a:lnTo>
                                  <a:lnTo>
                                    <a:pt x="95620" y="25153"/>
                                  </a:lnTo>
                                  <a:lnTo>
                                    <a:pt x="95620" y="25153"/>
                                  </a:lnTo>
                                  <a:cubicBezTo>
                                    <a:pt x="86247" y="15572"/>
                                    <a:pt x="73409" y="10171"/>
                                    <a:pt x="60005" y="10169"/>
                                  </a:cubicBezTo>
                                  <a:close/>
                                </a:path>
                              </a:pathLst>
                            </a:custGeom>
                            <a:solidFill>
                              <a:srgbClr val="B3CAE7"/>
                            </a:solidFill>
                            <a:ln>
                              <a:noFill/>
                            </a:ln>
                          </wps:spPr>
                          <wps:txbx>
                            <w:txbxContent>
                              <w:p w14:paraId="53ECBB85"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23" name="Forma libre 23"/>
                          <wps:cNvSpPr/>
                          <wps:spPr>
                            <a:xfrm>
                              <a:off x="798423" y="87671"/>
                              <a:ext cx="3668572" cy="3668572"/>
                            </a:xfrm>
                            <a:custGeom>
                              <a:avLst/>
                              <a:gdLst/>
                              <a:ahLst/>
                              <a:cxnLst/>
                              <a:rect l="l" t="t" r="r" b="b"/>
                              <a:pathLst>
                                <a:path w="120000" h="120000" extrusionOk="0">
                                  <a:moveTo>
                                    <a:pt x="103730" y="25127"/>
                                  </a:moveTo>
                                  <a:lnTo>
                                    <a:pt x="103730" y="25127"/>
                                  </a:lnTo>
                                  <a:cubicBezTo>
                                    <a:pt x="113246" y="37060"/>
                                    <a:pt x="117472" y="52364"/>
                                    <a:pt x="115429" y="67489"/>
                                  </a:cubicBezTo>
                                  <a:lnTo>
                                    <a:pt x="119382" y="68391"/>
                                  </a:lnTo>
                                  <a:lnTo>
                                    <a:pt x="111556" y="71765"/>
                                  </a:lnTo>
                                  <a:lnTo>
                                    <a:pt x="105502" y="65223"/>
                                  </a:lnTo>
                                  <a:lnTo>
                                    <a:pt x="109453" y="66125"/>
                                  </a:lnTo>
                                  <a:cubicBezTo>
                                    <a:pt x="111101" y="52821"/>
                                    <a:pt x="107318" y="39413"/>
                                    <a:pt x="98960" y="28932"/>
                                  </a:cubicBezTo>
                                  <a:close/>
                                </a:path>
                              </a:pathLst>
                            </a:custGeom>
                            <a:solidFill>
                              <a:srgbClr val="B3CAE7"/>
                            </a:solidFill>
                            <a:ln>
                              <a:noFill/>
                            </a:ln>
                          </wps:spPr>
                          <wps:txbx>
                            <w:txbxContent>
                              <w:p w14:paraId="025A3990"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24" name="Forma libre 24"/>
                          <wps:cNvSpPr/>
                          <wps:spPr>
                            <a:xfrm>
                              <a:off x="783213" y="153583"/>
                              <a:ext cx="3668572" cy="3668572"/>
                            </a:xfrm>
                            <a:custGeom>
                              <a:avLst/>
                              <a:gdLst/>
                              <a:ahLst/>
                              <a:cxnLst/>
                              <a:rect l="l" t="t" r="r" b="b"/>
                              <a:pathLst>
                                <a:path w="120000" h="120000" extrusionOk="0">
                                  <a:moveTo>
                                    <a:pt x="114533" y="72436"/>
                                  </a:moveTo>
                                  <a:cubicBezTo>
                                    <a:pt x="111139" y="87318"/>
                                    <a:pt x="101810" y="100167"/>
                                    <a:pt x="88710" y="108002"/>
                                  </a:cubicBezTo>
                                  <a:lnTo>
                                    <a:pt x="90469" y="111655"/>
                                  </a:lnTo>
                                  <a:lnTo>
                                    <a:pt x="82952" y="107641"/>
                                  </a:lnTo>
                                  <a:lnTo>
                                    <a:pt x="84290" y="98829"/>
                                  </a:lnTo>
                                  <a:lnTo>
                                    <a:pt x="86049" y="102480"/>
                                  </a:lnTo>
                                  <a:lnTo>
                                    <a:pt x="86049" y="102480"/>
                                  </a:lnTo>
                                  <a:cubicBezTo>
                                    <a:pt x="97479" y="95471"/>
                                    <a:pt x="105602" y="84151"/>
                                    <a:pt x="108583" y="71079"/>
                                  </a:cubicBezTo>
                                  <a:close/>
                                </a:path>
                              </a:pathLst>
                            </a:custGeom>
                            <a:solidFill>
                              <a:srgbClr val="B3CAE7"/>
                            </a:solidFill>
                            <a:ln>
                              <a:noFill/>
                            </a:ln>
                          </wps:spPr>
                          <wps:txbx>
                            <w:txbxContent>
                              <w:p w14:paraId="089348E1"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25" name="Forma libre 25"/>
                          <wps:cNvSpPr/>
                          <wps:spPr>
                            <a:xfrm>
                              <a:off x="712258" y="182566"/>
                              <a:ext cx="3668572" cy="3668572"/>
                            </a:xfrm>
                            <a:custGeom>
                              <a:avLst/>
                              <a:gdLst/>
                              <a:ahLst/>
                              <a:cxnLst/>
                              <a:rect l="l" t="t" r="r" b="b"/>
                              <a:pathLst>
                                <a:path w="120000" h="120000" extrusionOk="0">
                                  <a:moveTo>
                                    <a:pt x="84264" y="110396"/>
                                  </a:moveTo>
                                  <a:lnTo>
                                    <a:pt x="84264" y="110396"/>
                                  </a:lnTo>
                                  <a:cubicBezTo>
                                    <a:pt x="70514" y="117016"/>
                                    <a:pt x="54656" y="117730"/>
                                    <a:pt x="40367" y="112374"/>
                                  </a:cubicBezTo>
                                  <a:lnTo>
                                    <a:pt x="38608" y="116027"/>
                                  </a:lnTo>
                                  <a:lnTo>
                                    <a:pt x="37059" y="107647"/>
                                  </a:lnTo>
                                  <a:lnTo>
                                    <a:pt x="44784" y="103199"/>
                                  </a:lnTo>
                                  <a:lnTo>
                                    <a:pt x="43026" y="106851"/>
                                  </a:lnTo>
                                  <a:cubicBezTo>
                                    <a:pt x="55629" y="111417"/>
                                    <a:pt x="69540" y="110713"/>
                                    <a:pt x="81617" y="104898"/>
                                  </a:cubicBezTo>
                                  <a:close/>
                                </a:path>
                              </a:pathLst>
                            </a:custGeom>
                            <a:solidFill>
                              <a:srgbClr val="B3CAE7"/>
                            </a:solidFill>
                            <a:ln>
                              <a:noFill/>
                            </a:ln>
                          </wps:spPr>
                          <wps:txbx>
                            <w:txbxContent>
                              <w:p w14:paraId="110C5AB9"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26" name="Forma libre 26"/>
                          <wps:cNvSpPr/>
                          <wps:spPr>
                            <a:xfrm>
                              <a:off x="661868" y="153583"/>
                              <a:ext cx="3668572" cy="3668572"/>
                            </a:xfrm>
                            <a:custGeom>
                              <a:avLst/>
                              <a:gdLst/>
                              <a:ahLst/>
                              <a:cxnLst/>
                              <a:rect l="l" t="t" r="r" b="b"/>
                              <a:pathLst>
                                <a:path w="120000" h="120000" extrusionOk="0">
                                  <a:moveTo>
                                    <a:pt x="35724" y="110390"/>
                                  </a:moveTo>
                                  <a:lnTo>
                                    <a:pt x="35724" y="110390"/>
                                  </a:lnTo>
                                  <a:cubicBezTo>
                                    <a:pt x="21972" y="103765"/>
                                    <a:pt x="11525" y="91807"/>
                                    <a:pt x="6807" y="77290"/>
                                  </a:cubicBezTo>
                                  <a:lnTo>
                                    <a:pt x="2854" y="78191"/>
                                  </a:lnTo>
                                  <a:lnTo>
                                    <a:pt x="8442" y="71757"/>
                                  </a:lnTo>
                                  <a:lnTo>
                                    <a:pt x="16735" y="75026"/>
                                  </a:lnTo>
                                  <a:lnTo>
                                    <a:pt x="12783" y="75927"/>
                                  </a:lnTo>
                                  <a:cubicBezTo>
                                    <a:pt x="17069" y="88632"/>
                                    <a:pt x="26293" y="99073"/>
                                    <a:pt x="38373" y="104893"/>
                                  </a:cubicBezTo>
                                  <a:close/>
                                </a:path>
                              </a:pathLst>
                            </a:custGeom>
                            <a:solidFill>
                              <a:srgbClr val="B3CAE7"/>
                            </a:solidFill>
                            <a:ln>
                              <a:noFill/>
                            </a:ln>
                          </wps:spPr>
                          <wps:txbx>
                            <w:txbxContent>
                              <w:p w14:paraId="1EC6BF79"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27" name="Forma libre 27"/>
                          <wps:cNvSpPr/>
                          <wps:spPr>
                            <a:xfrm>
                              <a:off x="646659" y="87671"/>
                              <a:ext cx="3668572" cy="3668572"/>
                            </a:xfrm>
                            <a:custGeom>
                              <a:avLst/>
                              <a:gdLst/>
                              <a:ahLst/>
                              <a:cxnLst/>
                              <a:rect l="l" t="t" r="r" b="b"/>
                              <a:pathLst>
                                <a:path w="120000" h="120000" extrusionOk="0">
                                  <a:moveTo>
                                    <a:pt x="5469" y="72444"/>
                                  </a:moveTo>
                                  <a:cubicBezTo>
                                    <a:pt x="2074" y="57564"/>
                                    <a:pt x="4906" y="41942"/>
                                    <a:pt x="13310" y="29202"/>
                                  </a:cubicBezTo>
                                  <a:lnTo>
                                    <a:pt x="10140" y="26674"/>
                                  </a:lnTo>
                                  <a:lnTo>
                                    <a:pt x="18655" y="27030"/>
                                  </a:lnTo>
                                  <a:lnTo>
                                    <a:pt x="21271" y="35550"/>
                                  </a:lnTo>
                                  <a:lnTo>
                                    <a:pt x="18103" y="33024"/>
                                  </a:lnTo>
                                  <a:lnTo>
                                    <a:pt x="18103" y="33024"/>
                                  </a:lnTo>
                                  <a:cubicBezTo>
                                    <a:pt x="10845" y="44295"/>
                                    <a:pt x="8436" y="58016"/>
                                    <a:pt x="11418" y="71086"/>
                                  </a:cubicBezTo>
                                  <a:close/>
                                </a:path>
                              </a:pathLst>
                            </a:custGeom>
                            <a:solidFill>
                              <a:srgbClr val="B3CAE7"/>
                            </a:solidFill>
                            <a:ln>
                              <a:noFill/>
                            </a:ln>
                          </wps:spPr>
                          <wps:txbx>
                            <w:txbxContent>
                              <w:p w14:paraId="739E16B6"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s:wsp>
                          <wps:cNvPr id="28" name="Forma libre 28"/>
                          <wps:cNvSpPr/>
                          <wps:spPr>
                            <a:xfrm>
                              <a:off x="689512" y="35594"/>
                              <a:ext cx="3668572" cy="3668572"/>
                            </a:xfrm>
                            <a:custGeom>
                              <a:avLst/>
                              <a:gdLst/>
                              <a:ahLst/>
                              <a:cxnLst/>
                              <a:rect l="l" t="t" r="r" b="b"/>
                              <a:pathLst>
                                <a:path w="120000" h="120000" extrusionOk="0">
                                  <a:moveTo>
                                    <a:pt x="16274" y="25122"/>
                                  </a:moveTo>
                                  <a:lnTo>
                                    <a:pt x="16274" y="25122"/>
                                  </a:lnTo>
                                  <a:cubicBezTo>
                                    <a:pt x="25789" y="13192"/>
                                    <a:pt x="39766" y="5669"/>
                                    <a:pt x="54964" y="4295"/>
                                  </a:cubicBezTo>
                                  <a:lnTo>
                                    <a:pt x="54963" y="240"/>
                                  </a:lnTo>
                                  <a:lnTo>
                                    <a:pt x="59995" y="7118"/>
                                  </a:lnTo>
                                  <a:lnTo>
                                    <a:pt x="54965" y="14477"/>
                                  </a:lnTo>
                                  <a:lnTo>
                                    <a:pt x="54964" y="10424"/>
                                  </a:lnTo>
                                  <a:lnTo>
                                    <a:pt x="54964" y="10424"/>
                                  </a:lnTo>
                                  <a:cubicBezTo>
                                    <a:pt x="41629" y="11779"/>
                                    <a:pt x="29402" y="18449"/>
                                    <a:pt x="21044" y="28927"/>
                                  </a:cubicBezTo>
                                  <a:close/>
                                </a:path>
                              </a:pathLst>
                            </a:custGeom>
                            <a:solidFill>
                              <a:srgbClr val="B3CAE7"/>
                            </a:solidFill>
                            <a:ln>
                              <a:noFill/>
                            </a:ln>
                          </wps:spPr>
                          <wps:txbx>
                            <w:txbxContent>
                              <w:p w14:paraId="58EF2162" w14:textId="77777777" w:rsidR="00575661" w:rsidRDefault="0057566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3D8F09C" id="Agrupar 10" o:spid="_x0000_s1026" style="position:absolute;left:0;text-align:left;margin-left:31.5pt;margin-top:32.95pt;width:393pt;height:298.8pt;z-index:251660288;mso-position-horizontal-relative:margin;mso-position-vertical-relative:margin" coordsize="5113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">
                <v:group id="Agrupar 1" o:spid="_x0000_s1027" style="position:absolute;width:51136;height:38862" coordsize="51136,388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ángulo 2" o:spid="_x0000_s1028" style="position:absolute;width:51136;height:388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14:paraId="3E018782" w14:textId="77777777" w:rsidR="00575661" w:rsidRDefault="00575661">
                          <w:pPr>
                            <w:spacing w:after="0" w:line="240" w:lineRule="auto"/>
                            <w:textDirection w:val="btLr"/>
                          </w:pPr>
                        </w:p>
                      </w:txbxContent>
                    </v:textbox>
                  </v:rect>
                  <v:shape id="Circular 3" o:spid="_x0000_s1029" style="position:absolute;left:9584;top:2370;width:32644;height:32644;visibility:visible;mso-wrap-style:square;v-text-anchor:middle" coordsize="3264408,32644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k3WcEA&#10;AADaAAAADwAAAGRycy9kb3ducmV2LnhtbESPzWoCQRCE7wHfYWjBW5xVUZKNo/hDwKvG5NzstLuL&#10;0z3rzqibt3eEQI5FVX1FzZcdO3WjNtReDIyGGSiSwttaSgPHr8/XN1Aholh0XsjALwVYLnovc8yt&#10;v8uebodYqgSRkKOBKsYm1zoUFTGGoW9IknfyLWNMsi21bfGe4Oz0OMtmmrGWtFBhQ5uKivPhyga6&#10;EX+vdzOeuh9+Pxf24rb+6IwZ9LvVB6hIXfwP/7V31sAEnlfSDd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JN1nBAAAA2gAAAA8AAAAAAAAAAAAAAAAAmAIAAGRycy9kb3du&#10;cmV2LnhtbFBLBQYAAAAABAAEAPUAAACGAwAAAAA=&#10;" adj="-11796480,,5400" path="m1632204,v496720,,966409,226190,1276109,614542l1632204,1632204,1632204,xe" fillcolor="#599bd5" strokecolor="white [3201]" strokeweight="1pt">
                    <v:stroke startarrowwidth="narrow" startarrowlength="short" endarrowwidth="narrow" endarrowlength="short" joinstyle="miter"/>
                    <v:formulas/>
                    <v:path arrowok="t" o:connecttype="custom" o:connectlocs="1632204,0;2908313,614542;1632204,1632204;1632204,0" o:connectangles="0,0,0,0" textboxrect="0,0,3264408,3264408"/>
                    <v:textbox inset="2.53958mm,2.53958mm,2.53958mm,2.53958mm">
                      <w:txbxContent>
                        <w:p w14:paraId="48C93AB0" w14:textId="77777777" w:rsidR="00575661" w:rsidRDefault="00575661">
                          <w:pPr>
                            <w:spacing w:after="0" w:line="240" w:lineRule="auto"/>
                            <w:textDirection w:val="btLr"/>
                          </w:pPr>
                        </w:p>
                      </w:txbxContent>
                    </v:textbox>
                  </v:shape>
                  <v:shapetype id="_x0000_t202" coordsize="21600,21600" o:spt="202" path="m,l,21600r21600,l21600,xe">
                    <v:stroke joinstyle="miter"/>
                    <v:path gradientshapeok="t" o:connecttype="rect"/>
                  </v:shapetype>
                  <v:shape id="Cuadro de texto 4" o:spid="_x0000_s1030" type="#_x0000_t202" style="position:absolute;left:26734;top:5401;width:7772;height:62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rOsMA&#10;AADaAAAADwAAAGRycy9kb3ducmV2LnhtbESPQWvCQBSE70L/w/IKvenGUrSkrkGUoB4bC6a3R/Y1&#10;Cc2+XbLbGP313ULB4zAz3zCrbDSdGKj3rWUF81kCgriyuuVawccpn76C8AFZY2eZFFzJQ7Z+mKww&#10;1fbC7zQUoRYRwj5FBU0ILpXSVw0Z9DPriKP3ZXuDIcq+lrrHS4SbTj4nyUIabDkuNOho21D1XfwY&#10;Be5cDsNtt7SdK8+f+8X+WJS5U+rpcdy8gQg0hnv4v33QCl7g70q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rOsMAAADaAAAADwAAAAAAAAAAAAAAAACYAgAAZHJzL2Rv&#10;d25yZXYueG1sUEsFBgAAAAAEAAQA9QAAAIgDAAAAAA==&#10;" filled="f" stroked="f">
                    <v:textbox inset=".31736mm,.31736mm,.31736mm,.31736mm">
                      <w:txbxContent>
                        <w:p w14:paraId="465D86B7" w14:textId="77777777" w:rsidR="00575661" w:rsidRDefault="00575661">
                          <w:pPr>
                            <w:spacing w:after="0" w:line="215" w:lineRule="auto"/>
                            <w:jc w:val="center"/>
                            <w:textDirection w:val="btLr"/>
                          </w:pPr>
                          <w:r>
                            <w:rPr>
                              <w:color w:val="000000"/>
                              <w:sz w:val="18"/>
                            </w:rPr>
                            <w:t>Unidades con antiguedad promedio de 20 años</w:t>
                          </w:r>
                        </w:p>
                      </w:txbxContent>
                    </v:textbox>
                  </v:shape>
                  <v:shape id="Circular 5" o:spid="_x0000_s1031" style="position:absolute;left:10004;top:2895;width:32644;height:32644;visibility:visible;mso-wrap-style:square;v-text-anchor:middle" coordsize="3264408,32644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wKtsEA&#10;AADaAAAADwAAAGRycy9kb3ducmV2LnhtbESPQWvCQBSE7wX/w/KE3urGgqKpG7EtBa9q7PmRfSYh&#10;+96m2a2m/74rFHocZuYbZrMd2akrDaH1YmA+y0CRVN62UhsoTx9PK1Aholh0XsjADwXYFpOHDebW&#10;3+RA12OsVYJIyNFAE2Ofax2qhhjDzPckybv4gTEmOdTaDnhLcHb6OcuWmrGVtNBgT28NVd3xmw2M&#10;cz6/7pe8cJ+87ir75d596Yx5nI67F1CRxvgf/mvvrYEF3K+kG6C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sCrbBAAAA2gAAAA8AAAAAAAAAAAAAAAAAmAIAAGRycy9kb3du&#10;cmV2LnhtbFBLBQYAAAAABAAEAPUAAACGAwAAAAA=&#10;" adj="-11796480,,5400" path="m2908313,614542v309699,388351,425703,896595,315172,1380861l1632204,1632204,2908313,614542xe" fillcolor="#599bd5" strokecolor="white [3201]" strokeweight="1pt">
                    <v:stroke startarrowwidth="narrow" startarrowlength="short" endarrowwidth="narrow" endarrowlength="short" joinstyle="miter"/>
                    <v:formulas/>
                    <v:path arrowok="t" o:connecttype="custom" o:connectlocs="2908313,614542;3223485,1995403;1632204,1632204;2908313,614542" o:connectangles="0,0,0,0" textboxrect="0,0,3264408,3264408"/>
                    <v:textbox inset="2.53958mm,2.53958mm,2.53958mm,2.53958mm">
                      <w:txbxContent>
                        <w:p w14:paraId="3915F87A" w14:textId="77777777" w:rsidR="00575661" w:rsidRDefault="00575661">
                          <w:pPr>
                            <w:spacing w:after="0" w:line="240" w:lineRule="auto"/>
                            <w:textDirection w:val="btLr"/>
                          </w:pPr>
                        </w:p>
                      </w:txbxContent>
                    </v:textbox>
                  </v:shape>
                  <v:shape id="Cuadro de texto 6" o:spid="_x0000_s1032" type="#_x0000_t202" style="position:absolute;left:32174;top:14728;width:8939;height:54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GQ1sMA&#10;AADaAAAADwAAAGRycy9kb3ducmV2LnhtbESPQWvCQBSE70L/w/IKvemmPaSSuobSEqxHo2C8PbKv&#10;SWj27ZLdxtRf7xYEj8PMfMOs8sn0YqTBd5YVPC8SEMS11R03Cg77Yr4E4QOyxt4yKfgjD/n6YbbC&#10;TNsz72gsQyMihH2GCtoQXCalr1sy6BfWEUfv2w4GQ5RDI/WA5wg3vXxJklQa7DgutOjoo6X6p/w1&#10;CtyxGsfL56vtXXU8bdLNtqwKp9TT4/T+BiLQFO7hW/tLK0jh/0q8AXJ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xGQ1sMAAADaAAAADwAAAAAAAAAAAAAAAACYAgAAZHJzL2Rv&#10;d25yZXYueG1sUEsFBgAAAAAEAAQA9QAAAIgDAAAAAA==&#10;" filled="f" stroked="f">
                    <v:textbox inset=".31736mm,.31736mm,.31736mm,.31736mm">
                      <w:txbxContent>
                        <w:p w14:paraId="27D9FC27" w14:textId="77777777" w:rsidR="00575661" w:rsidRDefault="00575661">
                          <w:pPr>
                            <w:spacing w:after="0" w:line="215" w:lineRule="auto"/>
                            <w:jc w:val="center"/>
                            <w:textDirection w:val="btLr"/>
                          </w:pPr>
                          <w:r>
                            <w:rPr>
                              <w:color w:val="000000"/>
                              <w:sz w:val="18"/>
                            </w:rPr>
                            <w:t>Unidades no cumplen con estandares de seguridad</w:t>
                          </w:r>
                        </w:p>
                      </w:txbxContent>
                    </v:textbox>
                  </v:shape>
                  <v:shape id="Circular 7" o:spid="_x0000_s1033" style="position:absolute;left:9852;top:3555;width:32644;height:32644;visibility:visible;mso-wrap-style:square;v-text-anchor:middle" coordsize="3264408,32644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IxWsAA&#10;AADaAAAADwAAAGRycy9kb3ducmV2LnhtbESPQWsCMRSE7wX/Q3iCt5pVUNutUaxS8Kq1PT82z93F&#10;vJftJur23xtB8DjMzDfMfNmxUxdqQ+3FwGiYgSIpvK2lNHD4/np9AxUiikXnhQz8U4Dlovcyx9z6&#10;q+zoso+lShAJORqoYmxyrUNREWMY+oYkeUffMsYk21LbFq8Jzk6Ps2yqGWtJCxU2tK6oOO3PbKAb&#10;8c/ndsoT98vvp8L+uY0/OGMG/W71ASpSF5/hR3trDczgfiXdAL2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PIxWsAAAADaAAAADwAAAAAAAAAAAAAAAACYAgAAZHJzL2Rvd25y&#10;ZXYueG1sUEsFBgAAAAAEAAQA9QAAAIUDAAAAAA==&#10;" adj="-11796480,,5400" path="m3223485,1995403v-110531,484266,-435565,891847,-883095,1107366l1632204,1632204r1591281,363199xe" fillcolor="#599bd5" strokecolor="white [3201]" strokeweight="1pt">
                    <v:stroke startarrowwidth="narrow" startarrowlength="short" endarrowwidth="narrow" endarrowlength="short" joinstyle="miter"/>
                    <v:formulas/>
                    <v:path arrowok="t" o:connecttype="custom" o:connectlocs="3223485,1995403;2340390,3102769;1632204,1632204;3223485,1995403" o:connectangles="0,0,0,0" textboxrect="0,0,3264408,3264408"/>
                    <v:textbox inset="2.53958mm,2.53958mm,2.53958mm,2.53958mm">
                      <w:txbxContent>
                        <w:p w14:paraId="729979DD" w14:textId="77777777" w:rsidR="00575661" w:rsidRDefault="00575661">
                          <w:pPr>
                            <w:spacing w:after="0" w:line="240" w:lineRule="auto"/>
                            <w:textDirection w:val="btLr"/>
                          </w:pPr>
                        </w:p>
                      </w:txbxContent>
                    </v:textbox>
                  </v:shape>
                  <v:shape id="Cuadro de texto 8" o:spid="_x0000_s1034" type="#_x0000_t202" style="position:absolute;left:30814;top:22889;width:7773;height:60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KhP78A&#10;AADaAAAADwAAAGRycy9kb3ducmV2LnhtbERPTYvCMBC9L/gfwgje1tQ9qFSjiCK6R6tgvQ3N2Bab&#10;SWiytbu/fnMQPD7e93Ldm0Z01PrasoLJOAFBXFhdc6ngct5/zkH4gKyxsUwKfsnDejX4WGKq7ZNP&#10;1GWhFDGEfYoKqhBcKqUvKjLox9YRR+5uW4MhwraUusVnDDeN/EqSqTRYc2yo0NG2ouKR/RgF7pp3&#10;3d9uZhuXX2+H6eE7y/dOqdGw3yxABOrDW/xyH7WCuDVeiTdArv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wqE/vwAAANoAAAAPAAAAAAAAAAAAAAAAAJgCAABkcnMvZG93bnJl&#10;di54bWxQSwUGAAAAAAQABAD1AAAAhAMAAAAA&#10;" filled="f" stroked="f">
                    <v:textbox inset=".31736mm,.31736mm,.31736mm,.31736mm">
                      <w:txbxContent>
                        <w:p w14:paraId="6221000E" w14:textId="77777777" w:rsidR="00575661" w:rsidRDefault="00575661">
                          <w:pPr>
                            <w:spacing w:after="0" w:line="215" w:lineRule="auto"/>
                            <w:jc w:val="center"/>
                            <w:textDirection w:val="btLr"/>
                          </w:pPr>
                          <w:r>
                            <w:rPr>
                              <w:color w:val="000000"/>
                              <w:sz w:val="18"/>
                            </w:rPr>
                            <w:t xml:space="preserve">Unidades no cumplen con criterios de accesibilidad universal </w:t>
                          </w:r>
                        </w:p>
                      </w:txbxContent>
                    </v:textbox>
                  </v:shape>
                  <v:shape id="Circular 9" o:spid="_x0000_s1035" style="position:absolute;left:9143;top:3847;width:32644;height:32644;visibility:visible;mso-wrap-style:square;v-text-anchor:middle" coordsize="3264408,32644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EAs8AA&#10;AADaAAAADwAAAGRycy9kb3ducmV2LnhtbESPQWvCQBSE7wX/w/IK3upGQampq7QVwas27fmRfU2C&#10;+97G7Krx37uC4HGYmW+Yxapnp87UhcaLgfEoA0VSettIZaD42by9gwoRxaLzQgauFGC1HLwsMLf+&#10;Ijs672OlEkRCjgbqGNtc61DWxBhGviVJ3r/vGGOSXaVth5cEZ6cnWTbTjI2khRpb+q6pPOxPbKAf&#10;8+/XdsZT98fzQ2mPbu0LZ8zwtf/8ABWpj8/wo721BuZwv5JugF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iEAs8AAAADaAAAADwAAAAAAAAAAAAAAAACYAgAAZHJzL2Rvd25y&#10;ZXYueG1sUEsFBgAAAAAEAAQA9QAAAIUDAAAAAA==&#10;" adj="-11796480,,5400" path="m2340355,3102786v-447522,215502,-968822,215496,-1416338,-17l1632204,1632204r708151,1470582xe" fillcolor="#599bd5" strokecolor="white [3201]" strokeweight="1pt">
                    <v:stroke startarrowwidth="narrow" startarrowlength="short" endarrowwidth="narrow" endarrowlength="short" joinstyle="miter"/>
                    <v:formulas/>
                    <v:path arrowok="t" o:connecttype="custom" o:connectlocs="2340355,3102786;924017,3102769;1632204,1632204;2340355,3102786" o:connectangles="0,0,0,0" textboxrect="0,0,3264408,3264408"/>
                    <v:textbox inset="2.53958mm,2.53958mm,2.53958mm,2.53958mm">
                      <w:txbxContent>
                        <w:p w14:paraId="10C0DC48" w14:textId="77777777" w:rsidR="00575661" w:rsidRDefault="00575661">
                          <w:pPr>
                            <w:spacing w:after="0" w:line="240" w:lineRule="auto"/>
                            <w:textDirection w:val="btLr"/>
                          </w:pPr>
                        </w:p>
                      </w:txbxContent>
                    </v:textbox>
                  </v:shape>
                  <v:shape id="Cuadro de texto 11" o:spid="_x0000_s1036" type="#_x0000_t202" style="position:absolute;left:21676;top:26448;width:7578;height:5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E9MIA&#10;AADbAAAADwAAAGRycy9kb3ducmV2LnhtbERPTWvCQBC9C/6HZQRvutGDLambIIrYHk0F09uQnSah&#10;2dklu42xv94tFHqbx/ucbT6aTgzU+9aygtUyAUFcWd1yreDyflw8g/ABWWNnmRTcyUOeTSdbTLW9&#10;8ZmGItQihrBPUUETgkul9FVDBv3SOuLIfdreYIiwr6Xu8RbDTSfXSbKRBluODQ062jdUfRXfRoG7&#10;lsPwc3iynSuvH6fN6a0oj06p+WzcvYAINIZ/8Z/7Vcf5K/j9JR4gs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X4T0wgAAANsAAAAPAAAAAAAAAAAAAAAAAJgCAABkcnMvZG93&#10;bnJldi54bWxQSwUGAAAAAAQABAD1AAAAhwMAAAAA&#10;" filled="f" stroked="f">
                    <v:textbox inset=".31736mm,.31736mm,.31736mm,.31736mm">
                      <w:txbxContent>
                        <w:p w14:paraId="1D9597B5" w14:textId="77777777" w:rsidR="00575661" w:rsidRDefault="00575661">
                          <w:pPr>
                            <w:spacing w:after="0" w:line="215" w:lineRule="auto"/>
                            <w:jc w:val="center"/>
                            <w:textDirection w:val="btLr"/>
                          </w:pPr>
                          <w:r>
                            <w:rPr>
                              <w:color w:val="000000"/>
                              <w:sz w:val="18"/>
                            </w:rPr>
                            <w:t>Unidades altamente contaminantes</w:t>
                          </w:r>
                        </w:p>
                      </w:txbxContent>
                    </v:textbox>
                  </v:shape>
                  <v:shape id="Circular 12" o:spid="_x0000_s1037" style="position:absolute;left:8639;top:3555;width:32645;height:32644;visibility:visible;mso-wrap-style:square;v-text-anchor:middle" coordsize="3264408,32644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T3b8A&#10;AADbAAAADwAAAGRycy9kb3ducmV2LnhtbERPS2vCQBC+F/oflin0VjcKFY1upFYEr/V1HrLTJGRn&#10;Nma3Gv+9Wyj0Nh/fc5argZ26Uh8aLwbGowwUSeltI5WB42H7NgMVIopF54UM3CnAqnh+WmJu/U2+&#10;6LqPlUohEnI0UMfY5VqHsibGMPIdSeK+fc8YE+wrbXu8pXB2epJlU83YSGqosaPPmsp2/8MGhjGf&#10;1rspv7szz9vSXtzGH50xry/DxwJUpCH+i//cO5vmT+D3l3SALh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cNPdvwAAANsAAAAPAAAAAAAAAAAAAAAAAJgCAABkcnMvZG93bnJl&#10;di54bWxQSwUGAAAAAAQABAD1AAAAhAMAAAAA&#10;" adj="-11796480,,5400" path="m924017,3102769c476488,2887250,151453,2479669,40923,1995403l1632204,1632204,924017,3102769xe" fillcolor="#599bd5" strokecolor="white [3201]" strokeweight="1pt">
                    <v:stroke startarrowwidth="narrow" startarrowlength="short" endarrowwidth="narrow" endarrowlength="short" joinstyle="miter"/>
                    <v:formulas/>
                    <v:path arrowok="t" o:connecttype="custom" o:connectlocs="924017,3102769;40923,1995403;1632204,1632204;924017,3102769" o:connectangles="0,0,0,0" textboxrect="0,0,3264408,3264408"/>
                    <v:textbox inset="2.53958mm,2.53958mm,2.53958mm,2.53958mm">
                      <w:txbxContent>
                        <w:p w14:paraId="36B0F4E4" w14:textId="77777777" w:rsidR="00575661" w:rsidRDefault="00575661">
                          <w:pPr>
                            <w:spacing w:after="0" w:line="240" w:lineRule="auto"/>
                            <w:textDirection w:val="btLr"/>
                          </w:pPr>
                        </w:p>
                      </w:txbxContent>
                    </v:textbox>
                  </v:shape>
                  <v:shape id="Cuadro de texto 15" o:spid="_x0000_s1038" type="#_x0000_t202" style="position:absolute;left:12549;top:22889;width:8937;height:6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SC98IA&#10;AADbAAAADwAAAGRycy9kb3ducmV2LnhtbERPTWvCQBC9C/0PyxR6042FakldgyhBPTYWTG9DdpqE&#10;ZmeX7DZGf323UPA2j/c5q2w0nRio961lBfNZAoK4srrlWsHHKZ++gvABWWNnmRRcyUO2fpisMNX2&#10;wu80FKEWMYR9igqaEFwqpa8aMuhn1hFH7sv2BkOEfS11j5cYbjr5nCQLabDl2NCgo21D1XfxYxS4&#10;czkMt93Sdq48f+4X+2NR5k6pp8dx8wYi0Bju4n/3Qcf5L/D3Szx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ZIL3wgAAANsAAAAPAAAAAAAAAAAAAAAAAJgCAABkcnMvZG93&#10;bnJldi54bWxQSwUGAAAAAAQABAD1AAAAhwMAAAAA&#10;" filled="f" stroked="f">
                    <v:textbox inset=".31736mm,.31736mm,.31736mm,.31736mm">
                      <w:txbxContent>
                        <w:p w14:paraId="14097AC6" w14:textId="77777777" w:rsidR="00575661" w:rsidRDefault="00575661">
                          <w:pPr>
                            <w:spacing w:after="0" w:line="215" w:lineRule="auto"/>
                            <w:jc w:val="center"/>
                            <w:textDirection w:val="btLr"/>
                          </w:pPr>
                          <w:r>
                            <w:rPr>
                              <w:color w:val="000000"/>
                              <w:sz w:val="18"/>
                            </w:rPr>
                            <w:t>Modelo de Negocio Hombre-Camión</w:t>
                          </w:r>
                        </w:p>
                      </w:txbxContent>
                    </v:textbox>
                  </v:shape>
                  <v:shape id="Circular 18" o:spid="_x0000_s1039" style="position:absolute;left:8488;top:2895;width:32644;height:32644;visibility:visible;mso-wrap-style:square;v-text-anchor:middle" coordsize="3264408,32644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jkN8EA&#10;AADbAAAADwAAAGRycy9kb3ducmV2LnhtbESPQW/CMAyF75P2HyJP2m2kTAKNjoDYEBLXMdjZakxb&#10;ETtdE6D79/MBiZut9/ze5/ly4GAu1Kc2ioPxqABDUkXfSu1g/715eQOTMorHEIUc/FGC5eLxYY6l&#10;j1f5ossu10ZDJJXooMm5K61NVUOMaRQ7EtWOsWfMuva19T1eNZyDfS2KqWVsRRsa7Oizoeq0O7OD&#10;YcyHj+2UJ+GHZ6fK/4Z13Afnnp+G1TuYTEO+m2/XW6/4Cqu/6AB2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Y5DfBAAAA2wAAAA8AAAAAAAAAAAAAAAAAmAIAAGRycy9kb3du&#10;cmV2LnhtbFBLBQYAAAAABAAEAPUAAACGAwAAAAA=&#10;" adj="-11796480,,5400" path="m40922,1995402c-69608,1511137,46395,1002893,356095,614542l1632204,1632204,40922,1995402xe" fillcolor="#599bd5" strokecolor="white [3201]" strokeweight="1pt">
                    <v:stroke startarrowwidth="narrow" startarrowlength="short" endarrowwidth="narrow" endarrowlength="short" joinstyle="miter"/>
                    <v:formulas/>
                    <v:path arrowok="t" o:connecttype="custom" o:connectlocs="40922,1995402;356095,614542;1632204,1632204;40922,1995402" o:connectangles="0,0,0,0" textboxrect="0,0,3264408,3264408"/>
                    <v:textbox inset="2.53958mm,2.53958mm,2.53958mm,2.53958mm">
                      <w:txbxContent>
                        <w:p w14:paraId="064E3B3D" w14:textId="77777777" w:rsidR="00575661" w:rsidRDefault="00575661">
                          <w:pPr>
                            <w:spacing w:after="0" w:line="240" w:lineRule="auto"/>
                            <w:textDirection w:val="btLr"/>
                          </w:pPr>
                        </w:p>
                      </w:txbxContent>
                    </v:textbox>
                  </v:shape>
                  <v:shape id="Cuadro de texto 19" o:spid="_x0000_s1040" type="#_x0000_t202" style="position:absolute;left:10023;top:14728;width:8938;height:54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I8sIA&#10;AADbAAAADwAAAGRycy9kb3ducmV2LnhtbERPTWvCQBC9F/oflil4qxs9aE1dg7QE9dgomN6G7DQJ&#10;zc4u2TVGf323UOhtHu9z1tloOjFQ71vLCmbTBARxZXXLtYLTMX9+AeEDssbOMim4kYds8/iwxlTb&#10;K3/QUIRaxBD2KSpoQnCplL5qyKCfWkccuS/bGwwR9rXUPV5juOnkPEkW0mDLsaFBR28NVd/FxShw&#10;53IY7u9L27ny/Llb7A5FmTulJk/j9hVEoDH8i//cex3nr+D3l3iA3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KYjywgAAANsAAAAPAAAAAAAAAAAAAAAAAJgCAABkcnMvZG93&#10;bnJldi54bWxQSwUGAAAAAAQABAD1AAAAhwMAAAAA&#10;" filled="f" stroked="f">
                    <v:textbox inset=".31736mm,.31736mm,.31736mm,.31736mm">
                      <w:txbxContent>
                        <w:p w14:paraId="6A360A2B" w14:textId="77777777" w:rsidR="00575661" w:rsidRDefault="00575661">
                          <w:pPr>
                            <w:spacing w:after="0" w:line="215" w:lineRule="auto"/>
                            <w:jc w:val="center"/>
                            <w:textDirection w:val="btLr"/>
                          </w:pPr>
                          <w:r>
                            <w:rPr>
                              <w:color w:val="000000"/>
                              <w:sz w:val="18"/>
                            </w:rPr>
                            <w:t>Incremento arbitrario de tarifas</w:t>
                          </w:r>
                        </w:p>
                      </w:txbxContent>
                    </v:textbox>
                  </v:shape>
                  <v:shape id="Circular 20" o:spid="_x0000_s1041" style="position:absolute;left:9469;top:2931;width:31522;height:31522;visibility:visible;mso-wrap-style:square;v-text-anchor:middle" coordsize="3152177,315217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7GsAA&#10;AADbAAAADwAAAGRycy9kb3ducmV2LnhtbERPz2vCMBS+D/wfwhN2m6keZFSjiCAoWsbUg94ezTMt&#10;Ni+liW323y+HwY4f3+/lOtpG9NT52rGC6SQDQVw6XbNRcL3sPj5B+ICssXFMCn7Iw3o1eltirt3A&#10;39SfgxEphH2OCqoQ2lxKX1Zk0U9cS5y4h+sshgQ7I3WHQwq3jZxl2VxarDk1VNjStqLyeX5ZBfub&#10;OR6KYjg99Q5Ncejj/fEVlXofx80CRKAY/sV/7r1WMEvr05f0A+Tq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iQ7GsAAAADbAAAADwAAAAAAAAAAAAAAAACYAgAAZHJzL2Rvd25y&#10;ZXYueG1sUEsFBgAAAAAEAAQA9QAAAIUDAAAAAA==&#10;" adj="-11796480,,5400" path="m343852,593414c642904,218414,1096446,,1576088,v,525363,1,1050726,1,1576089l343852,593414xe" fillcolor="#599bd5" strokecolor="white [3201]" strokeweight="1pt">
                    <v:stroke startarrowwidth="narrow" startarrowlength="short" endarrowwidth="narrow" endarrowlength="short" joinstyle="miter"/>
                    <v:formulas/>
                    <v:path arrowok="t" o:connecttype="custom" o:connectlocs="343852,593414;1576088,0;1576089,1576089;343852,593414" o:connectangles="0,0,0,0" textboxrect="0,0,3152177,3152177"/>
                    <v:textbox inset="2.53958mm,2.53958mm,2.53958mm,2.53958mm">
                      <w:txbxContent>
                        <w:p w14:paraId="1248A00C" w14:textId="77777777" w:rsidR="00575661" w:rsidRDefault="00575661">
                          <w:pPr>
                            <w:spacing w:after="0" w:line="240" w:lineRule="auto"/>
                            <w:textDirection w:val="btLr"/>
                          </w:pPr>
                        </w:p>
                      </w:txbxContent>
                    </v:textbox>
                  </v:shape>
                  <v:shape id="Cuadro de texto 21" o:spid="_x0000_s1042" type="#_x0000_t202" style="position:absolute;left:16925;top:5858;width:7505;height:60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NOScMA&#10;AADbAAAADwAAAGRycy9kb3ducmV2LnhtbESPQWvCQBSE70L/w/IKvelGDyrRVaRFbI/GQtLbI/tM&#10;gtm3S3Yb0/56VxA8DjPzDbPeDqYVPXW+saxgOklAEJdWN1wp+D7tx0sQPiBrbC2Tgj/ysN28jNaY&#10;anvlI/VZqESEsE9RQR2CS6X0ZU0G/cQ64uidbWcwRNlVUnd4jXDTylmSzKXBhuNCjY7eayov2a9R&#10;4PKi7/8/FrZ1Rf5zmB++smLvlHp7HXYrEIGG8Aw/2p9awWwK9y/xB8jN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NOScMAAADbAAAADwAAAAAAAAAAAAAAAACYAgAAZHJzL2Rv&#10;d25yZXYueG1sUEsFBgAAAAAEAAQA9QAAAIgDAAAAAA==&#10;" filled="f" stroked="f">
                    <v:textbox inset=".31736mm,.31736mm,.31736mm,.31736mm">
                      <w:txbxContent>
                        <w:p w14:paraId="72228760" w14:textId="77777777" w:rsidR="00575661" w:rsidRDefault="00575661">
                          <w:pPr>
                            <w:spacing w:after="0" w:line="215" w:lineRule="auto"/>
                            <w:jc w:val="center"/>
                            <w:textDirection w:val="btLr"/>
                          </w:pPr>
                          <w:r>
                            <w:rPr>
                              <w:color w:val="000000"/>
                              <w:sz w:val="18"/>
                            </w:rPr>
                            <w:t>Sistema de Transporte Fragmentado y desarticulado</w:t>
                          </w:r>
                        </w:p>
                      </w:txbxContent>
                    </v:textbox>
                  </v:shape>
                  <v:shape id="Forma libre 22" o:spid="_x0000_s1043" style="position:absolute;left:7561;top:349;width:36686;height:36686;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7D/sIA&#10;AADbAAAADwAAAGRycy9kb3ducmV2LnhtbESPQYvCMBSE7wv+h/CEvSya2oMr1SgiiF4WXBXx+Gie&#10;bbF5qUm09d8bYWGPw8x8w8wWnanFg5yvLCsYDRMQxLnVFRcKjof1YALCB2SNtWVS8CQPi3nvY4aZ&#10;ti3/0mMfChEh7DNUUIbQZFL6vCSDfmgb4uhdrDMYonSF1A7bCDe1TJNkLA1WHBdKbGhVUn7d342C&#10;0/X7PLr9MI0v5Oi+25ivuk2V+ux3yymIQF34D/+1t1pBmsL7S/w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HsP+wgAAANsAAAAPAAAAAAAAAAAAAAAAAJgCAABkcnMvZG93&#10;bnJldi54bWxQSwUGAAAAAAQABAD1AAAAhwMAAAAA&#10;" adj="-11796480,,5400" path="m60006,4067r,c75265,4069,89862,10305,100412,21331r3170,-2529l101341,27025r-8889,655l95620,25153r,c86247,15572,73409,10171,60005,10169r1,-6102xe" fillcolor="#b3cae7" stroked="f">
                    <v:stroke joinstyle="miter"/>
                    <v:formulas/>
                    <v:path arrowok="t" o:extrusionok="f" o:connecttype="custom" textboxrect="0,0,120000,120000"/>
                    <v:textbox inset="2.53958mm,2.53958mm,2.53958mm,2.53958mm">
                      <w:txbxContent>
                        <w:p w14:paraId="53ECBB85" w14:textId="77777777" w:rsidR="00575661" w:rsidRDefault="00575661">
                          <w:pPr>
                            <w:spacing w:after="0" w:line="240" w:lineRule="auto"/>
                            <w:textDirection w:val="btLr"/>
                          </w:pPr>
                        </w:p>
                      </w:txbxContent>
                    </v:textbox>
                  </v:shape>
                  <v:shape id="Forma libre 23" o:spid="_x0000_s1044" style="position:absolute;left:7984;top:876;width:36685;height:36686;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JmZcQA&#10;AADbAAAADwAAAGRycy9kb3ducmV2LnhtbESPQWvCQBSE70L/w/IKvYjZGMGW1I0UobQXodpSPD6y&#10;zyQk+zburib+e7cg9DjMzDfMaj2aTlzI+caygnmSgiAurW64UvDz/T57AeEDssbOMim4kod18TBZ&#10;Ya7twDu67EMlIoR9jgrqEPpcSl/WZNAntieO3tE6gyFKV0ntcIhw08ksTZfSYMNxocaeNjWV7f5s&#10;FPy2z4f5acu0PJKj89eHmXZDptTT4/j2CiLQGP7D9/anVpAt4O9L/AGy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SZmXEAAAA2wAAAA8AAAAAAAAAAAAAAAAAmAIAAGRycy9k&#10;b3ducmV2LnhtbFBLBQYAAAAABAAEAPUAAACJAwAAAAA=&#10;" adj="-11796480,,5400" path="m103730,25127r,c113246,37060,117472,52364,115429,67489r3953,902l111556,71765r-6054,-6542l109453,66125c111101,52821,107318,39413,98960,28932r4770,-3805xe" fillcolor="#b3cae7" stroked="f">
                    <v:stroke joinstyle="miter"/>
                    <v:formulas/>
                    <v:path arrowok="t" o:extrusionok="f" o:connecttype="custom" textboxrect="0,0,120000,120000"/>
                    <v:textbox inset="2.53958mm,2.53958mm,2.53958mm,2.53958mm">
                      <w:txbxContent>
                        <w:p w14:paraId="025A3990" w14:textId="77777777" w:rsidR="00575661" w:rsidRDefault="00575661">
                          <w:pPr>
                            <w:spacing w:after="0" w:line="240" w:lineRule="auto"/>
                            <w:textDirection w:val="btLr"/>
                          </w:pPr>
                        </w:p>
                      </w:txbxContent>
                    </v:textbox>
                  </v:shape>
                  <v:shape id="Forma libre 24" o:spid="_x0000_s1045" style="position:absolute;left:7832;top:1535;width:36685;height:36686;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v+EcQA&#10;AADbAAAADwAAAGRycy9kb3ducmV2LnhtbESPQWvCQBSE70L/w/IKvYjZGMSW1I0UobQXodpSPD6y&#10;zyQk+zburib+e7cg9DjMzDfMaj2aTlzI+caygnmSgiAurW64UvDz/T57AeEDssbOMim4kod18TBZ&#10;Ya7twDu67EMlIoR9jgrqEPpcSl/WZNAntieO3tE6gyFKV0ntcIhw08ksTZfSYMNxocaeNjWV7f5s&#10;FPy2z4f5acu0PJKj89eHmXZDptTT4/j2CiLQGP7D9/anVpAt4O9L/AGy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7/hHEAAAA2wAAAA8AAAAAAAAAAAAAAAAAmAIAAGRycy9k&#10;b3ducmV2LnhtbFBLBQYAAAAABAAEAPUAAACJAwAAAAA=&#10;" adj="-11796480,,5400" path="m114533,72436v-3394,14882,-12723,27731,-25823,35566l90469,111655r-7517,-4014l84290,98829r1759,3651l86049,102480c97479,95471,105602,84151,108583,71079r5950,1357xe" fillcolor="#b3cae7" stroked="f">
                    <v:stroke joinstyle="miter"/>
                    <v:formulas/>
                    <v:path arrowok="t" o:extrusionok="f" o:connecttype="custom" textboxrect="0,0,120000,120000"/>
                    <v:textbox inset="2.53958mm,2.53958mm,2.53958mm,2.53958mm">
                      <w:txbxContent>
                        <w:p w14:paraId="089348E1" w14:textId="77777777" w:rsidR="00575661" w:rsidRDefault="00575661">
                          <w:pPr>
                            <w:spacing w:after="0" w:line="240" w:lineRule="auto"/>
                            <w:textDirection w:val="btLr"/>
                          </w:pPr>
                        </w:p>
                      </w:txbxContent>
                    </v:textbox>
                  </v:shape>
                  <v:shape id="Forma libre 25" o:spid="_x0000_s1046" style="position:absolute;left:7122;top:1825;width:36686;height:36686;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dbisQA&#10;AADbAAAADwAAAGRycy9kb3ducmV2LnhtbESPQWvCQBSE70L/w/IKvYjZGNCW1I0UobQXodpSPD6y&#10;zyQk+zburib+e7cg9DjMzDfMaj2aTlzI+caygnmSgiAurW64UvDz/T57AeEDssbOMim4kod18TBZ&#10;Ya7twDu67EMlIoR9jgrqEPpcSl/WZNAntieO3tE6gyFKV0ntcIhw08ksTZfSYMNxocaeNjWV7f5s&#10;FPy2z4f5acu0PJKj89eHmXZDptTT4/j2CiLQGP7D9/anVpAt4O9L/AGy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3W4rEAAAA2wAAAA8AAAAAAAAAAAAAAAAAmAIAAGRycy9k&#10;b3ducmV2LnhtbFBLBQYAAAAABAAEAPUAAACJAwAAAAA=&#10;" adj="-11796480,,5400" path="m84264,110396r,c70514,117016,54656,117730,40367,112374r-1759,3653l37059,107647r7725,-4448l43026,106851v12603,4566,26514,3862,38591,-1953l84264,110396xe" fillcolor="#b3cae7" stroked="f">
                    <v:stroke joinstyle="miter"/>
                    <v:formulas/>
                    <v:path arrowok="t" o:extrusionok="f" o:connecttype="custom" textboxrect="0,0,120000,120000"/>
                    <v:textbox inset="2.53958mm,2.53958mm,2.53958mm,2.53958mm">
                      <w:txbxContent>
                        <w:p w14:paraId="110C5AB9" w14:textId="77777777" w:rsidR="00575661" w:rsidRDefault="00575661">
                          <w:pPr>
                            <w:spacing w:after="0" w:line="240" w:lineRule="auto"/>
                            <w:textDirection w:val="btLr"/>
                          </w:pPr>
                        </w:p>
                      </w:txbxContent>
                    </v:textbox>
                  </v:shape>
                  <v:shape id="Forma libre 26" o:spid="_x0000_s1047" style="position:absolute;left:6618;top:1535;width:36686;height:36686;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XF/cQA&#10;AADbAAAADwAAAGRycy9kb3ducmV2LnhtbESPT2vCQBTE74V+h+UJXorZmENaoqtIQdqL4J9Senxk&#10;n0kw+zburiZ+e1cQehxm5jfMfDmYVlzJ+caygmmSgiAurW64UvBzWE8+QPiArLG1TApu5GG5eH2Z&#10;Y6Ftzzu67kMlIoR9gQrqELpCSl/WZNAntiOO3tE6gyFKV0ntsI9w08osTXNpsOG4UGNHnzWVp/3F&#10;KPg9vf9Nzxum/EiOLtsv89b2mVLj0bCagQg0hP/ws/2tFWQ5PL7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lxf3EAAAA2wAAAA8AAAAAAAAAAAAAAAAAmAIAAGRycy9k&#10;b3ducmV2LnhtbFBLBQYAAAAABAAEAPUAAACJAwAAAAA=&#10;" adj="-11796480,,5400" path="m35724,110390r,c21972,103765,11525,91807,6807,77290r-3953,901l8442,71757r8293,3269l12783,75927v4286,12705,13510,23146,25590,28966l35724,110390xe" fillcolor="#b3cae7" stroked="f">
                    <v:stroke joinstyle="miter"/>
                    <v:formulas/>
                    <v:path arrowok="t" o:extrusionok="f" o:connecttype="custom" textboxrect="0,0,120000,120000"/>
                    <v:textbox inset="2.53958mm,2.53958mm,2.53958mm,2.53958mm">
                      <w:txbxContent>
                        <w:p w14:paraId="1EC6BF79" w14:textId="77777777" w:rsidR="00575661" w:rsidRDefault="00575661">
                          <w:pPr>
                            <w:spacing w:after="0" w:line="240" w:lineRule="auto"/>
                            <w:textDirection w:val="btLr"/>
                          </w:pPr>
                        </w:p>
                      </w:txbxContent>
                    </v:textbox>
                  </v:shape>
                  <v:shape id="Forma libre 27" o:spid="_x0000_s1048" style="position:absolute;left:6466;top:876;width:36686;height:36686;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lgZsIA&#10;AADbAAAADwAAAGRycy9kb3ducmV2LnhtbESPQYvCMBSE7wv+h/AEL4um9qBSjSLCsl6EXRXx+Gie&#10;bbF5qUm09d9vFgSPw8x8wyxWnanFg5yvLCsYjxIQxLnVFRcKjoev4QyED8gaa8uk4EkeVsvexwIz&#10;bVv+pcc+FCJC2GeooAyhyaT0eUkG/cg2xNG7WGcwROkKqR22EW5qmSbJRBqsOC6U2NCmpPy6vxsF&#10;p+v0PL7tmCYXcnT/+TafdZsqNeh36zmIQF14h1/trVaQTuH/S/wB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aWBmwgAAANsAAAAPAAAAAAAAAAAAAAAAAJgCAABkcnMvZG93&#10;bnJldi54bWxQSwUGAAAAAAQABAD1AAAAhwMAAAAA&#10;" adj="-11796480,,5400" path="m5469,72444c2074,57564,4906,41942,13310,29202l10140,26674r8515,356l21271,35550,18103,33024r,c10845,44295,8436,58016,11418,71086l5469,72444xe" fillcolor="#b3cae7" stroked="f">
                    <v:stroke joinstyle="miter"/>
                    <v:formulas/>
                    <v:path arrowok="t" o:extrusionok="f" o:connecttype="custom" textboxrect="0,0,120000,120000"/>
                    <v:textbox inset="2.53958mm,2.53958mm,2.53958mm,2.53958mm">
                      <w:txbxContent>
                        <w:p w14:paraId="739E16B6" w14:textId="77777777" w:rsidR="00575661" w:rsidRDefault="00575661">
                          <w:pPr>
                            <w:spacing w:after="0" w:line="240" w:lineRule="auto"/>
                            <w:textDirection w:val="btLr"/>
                          </w:pPr>
                        </w:p>
                      </w:txbxContent>
                    </v:textbox>
                  </v:shape>
                  <v:shape id="Forma libre 28" o:spid="_x0000_s1049" style="position:absolute;left:6895;top:355;width:36685;height:36686;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b0FMAA&#10;AADbAAAADwAAAGRycy9kb3ducmV2LnhtbERPTYvCMBC9C/6HMIIX2ab24ErXKIsgehFcFdnj0Ixt&#10;sZnUJNr6781hYY+P971Y9aYRT3K+tqxgmqQgiAuray4VnE+bjzkIH5A1NpZJwYs8rJbDwQJzbTv+&#10;oecxlCKGsM9RQRVCm0vpi4oM+sS2xJG7WmcwROhKqR12Mdw0MkvTmTRYc2yosKV1RcXt+DAKLrfP&#10;3+l9zzS7kqPHYWsmTZcpNR71318gAvXhX/zn3mkFWRwbv8Qf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vb0FMAAAADbAAAADwAAAAAAAAAAAAAAAACYAgAAZHJzL2Rvd25y&#10;ZXYueG1sUEsFBgAAAAAEAAQA9QAAAIUDAAAAAA==&#10;" adj="-11796480,,5400" path="m16274,25122r,c25789,13192,39766,5669,54964,4295r-1,-4055l59995,7118r-5030,7359l54964,10424r,c41629,11779,29402,18449,21044,28927l16274,25122xe" fillcolor="#b3cae7" stroked="f">
                    <v:stroke joinstyle="miter"/>
                    <v:formulas/>
                    <v:path arrowok="t" o:extrusionok="f" o:connecttype="custom" textboxrect="0,0,120000,120000"/>
                    <v:textbox inset="2.53958mm,2.53958mm,2.53958mm,2.53958mm">
                      <w:txbxContent>
                        <w:p w14:paraId="58EF2162" w14:textId="77777777" w:rsidR="00575661" w:rsidRDefault="00575661">
                          <w:pPr>
                            <w:spacing w:after="0" w:line="240" w:lineRule="auto"/>
                            <w:textDirection w:val="btLr"/>
                          </w:pPr>
                        </w:p>
                      </w:txbxContent>
                    </v:textbox>
                  </v:shape>
                </v:group>
                <w10:wrap type="square" anchorx="margin" anchory="margin"/>
              </v:group>
            </w:pict>
          </mc:Fallback>
        </mc:AlternateContent>
      </w:r>
    </w:p>
    <w:p w14:paraId="7AD34472" w14:textId="77777777" w:rsidR="00D37408" w:rsidRDefault="00D37408">
      <w:pPr>
        <w:spacing w:after="0" w:line="240" w:lineRule="auto"/>
        <w:jc w:val="both"/>
        <w:rPr>
          <w:rFonts w:ascii="Montserrat" w:eastAsia="Montserrat" w:hAnsi="Montserrat" w:cs="Montserrat"/>
          <w:sz w:val="24"/>
          <w:szCs w:val="24"/>
        </w:rPr>
      </w:pPr>
    </w:p>
    <w:p w14:paraId="15F5D229" w14:textId="77777777" w:rsidR="00D37408" w:rsidRDefault="00D37408">
      <w:pPr>
        <w:spacing w:after="0" w:line="240" w:lineRule="auto"/>
        <w:jc w:val="both"/>
        <w:rPr>
          <w:rFonts w:ascii="Montserrat" w:eastAsia="Montserrat" w:hAnsi="Montserrat" w:cs="Montserrat"/>
          <w:sz w:val="24"/>
          <w:szCs w:val="24"/>
        </w:rPr>
      </w:pPr>
    </w:p>
    <w:p w14:paraId="128C3568" w14:textId="77777777" w:rsidR="00D37408" w:rsidRDefault="00D37408">
      <w:pPr>
        <w:spacing w:after="0" w:line="240" w:lineRule="auto"/>
        <w:jc w:val="both"/>
        <w:rPr>
          <w:rFonts w:ascii="Montserrat" w:eastAsia="Montserrat" w:hAnsi="Montserrat" w:cs="Montserrat"/>
          <w:sz w:val="24"/>
          <w:szCs w:val="24"/>
        </w:rPr>
      </w:pPr>
    </w:p>
    <w:p w14:paraId="27E98756" w14:textId="77777777" w:rsidR="00D37408" w:rsidRDefault="00D37408">
      <w:pPr>
        <w:spacing w:after="0" w:line="240" w:lineRule="auto"/>
        <w:jc w:val="both"/>
        <w:rPr>
          <w:rFonts w:ascii="Montserrat" w:eastAsia="Montserrat" w:hAnsi="Montserrat" w:cs="Montserrat"/>
          <w:sz w:val="24"/>
          <w:szCs w:val="24"/>
        </w:rPr>
      </w:pPr>
    </w:p>
    <w:p w14:paraId="44F9BCB1" w14:textId="77777777" w:rsidR="00D37408" w:rsidRDefault="00D37408">
      <w:pPr>
        <w:spacing w:after="0" w:line="240" w:lineRule="auto"/>
        <w:jc w:val="both"/>
        <w:rPr>
          <w:rFonts w:ascii="Montserrat" w:eastAsia="Montserrat" w:hAnsi="Montserrat" w:cs="Montserrat"/>
          <w:sz w:val="24"/>
          <w:szCs w:val="24"/>
        </w:rPr>
      </w:pPr>
    </w:p>
    <w:p w14:paraId="3BC8B2F5" w14:textId="77777777" w:rsidR="00D37408" w:rsidRDefault="00D37408">
      <w:pPr>
        <w:spacing w:after="0" w:line="240" w:lineRule="auto"/>
        <w:jc w:val="both"/>
        <w:rPr>
          <w:rFonts w:ascii="Montserrat" w:eastAsia="Montserrat" w:hAnsi="Montserrat" w:cs="Montserrat"/>
          <w:sz w:val="24"/>
          <w:szCs w:val="24"/>
        </w:rPr>
      </w:pPr>
    </w:p>
    <w:p w14:paraId="1D8646FC" w14:textId="77777777" w:rsidR="00D37408" w:rsidRDefault="00D37408">
      <w:pPr>
        <w:spacing w:after="0" w:line="240" w:lineRule="auto"/>
        <w:jc w:val="both"/>
        <w:rPr>
          <w:rFonts w:ascii="Montserrat" w:eastAsia="Montserrat" w:hAnsi="Montserrat" w:cs="Montserrat"/>
          <w:sz w:val="24"/>
          <w:szCs w:val="24"/>
        </w:rPr>
      </w:pPr>
    </w:p>
    <w:p w14:paraId="435DED31" w14:textId="77777777" w:rsidR="00D37408" w:rsidRDefault="00D37408">
      <w:pPr>
        <w:spacing w:after="0" w:line="240" w:lineRule="auto"/>
        <w:jc w:val="both"/>
        <w:rPr>
          <w:rFonts w:ascii="Montserrat" w:eastAsia="Montserrat" w:hAnsi="Montserrat" w:cs="Montserrat"/>
          <w:sz w:val="24"/>
          <w:szCs w:val="24"/>
        </w:rPr>
      </w:pPr>
    </w:p>
    <w:p w14:paraId="05613AC2" w14:textId="77777777" w:rsidR="00D37408" w:rsidRDefault="00D37408">
      <w:pPr>
        <w:spacing w:after="0" w:line="240" w:lineRule="auto"/>
        <w:jc w:val="both"/>
        <w:rPr>
          <w:rFonts w:ascii="Montserrat" w:eastAsia="Montserrat" w:hAnsi="Montserrat" w:cs="Montserrat"/>
          <w:sz w:val="24"/>
          <w:szCs w:val="24"/>
        </w:rPr>
      </w:pPr>
    </w:p>
    <w:p w14:paraId="7E17E2AA" w14:textId="77777777" w:rsidR="00D37408" w:rsidRDefault="00D37408">
      <w:pPr>
        <w:spacing w:after="0" w:line="240" w:lineRule="auto"/>
        <w:jc w:val="both"/>
        <w:rPr>
          <w:rFonts w:ascii="Montserrat" w:eastAsia="Montserrat" w:hAnsi="Montserrat" w:cs="Montserrat"/>
          <w:sz w:val="24"/>
          <w:szCs w:val="24"/>
        </w:rPr>
      </w:pPr>
    </w:p>
    <w:p w14:paraId="755F8AD1" w14:textId="77777777" w:rsidR="00D37408" w:rsidRDefault="00D37408">
      <w:pPr>
        <w:spacing w:after="0" w:line="240" w:lineRule="auto"/>
        <w:jc w:val="both"/>
        <w:rPr>
          <w:rFonts w:ascii="Montserrat" w:eastAsia="Montserrat" w:hAnsi="Montserrat" w:cs="Montserrat"/>
          <w:sz w:val="24"/>
          <w:szCs w:val="24"/>
        </w:rPr>
      </w:pPr>
    </w:p>
    <w:p w14:paraId="6D5D65E4" w14:textId="77777777" w:rsidR="00D37408" w:rsidRDefault="00D37408">
      <w:pPr>
        <w:spacing w:after="0" w:line="240" w:lineRule="auto"/>
        <w:jc w:val="both"/>
        <w:rPr>
          <w:rFonts w:ascii="Montserrat" w:eastAsia="Montserrat" w:hAnsi="Montserrat" w:cs="Montserrat"/>
          <w:sz w:val="24"/>
          <w:szCs w:val="24"/>
        </w:rPr>
      </w:pPr>
    </w:p>
    <w:p w14:paraId="331AC04F" w14:textId="77777777" w:rsidR="00D37408" w:rsidRDefault="00D37408">
      <w:pPr>
        <w:spacing w:after="0" w:line="240" w:lineRule="auto"/>
        <w:jc w:val="both"/>
        <w:rPr>
          <w:rFonts w:ascii="Montserrat" w:eastAsia="Montserrat" w:hAnsi="Montserrat" w:cs="Montserrat"/>
          <w:sz w:val="24"/>
          <w:szCs w:val="24"/>
        </w:rPr>
      </w:pPr>
    </w:p>
    <w:p w14:paraId="24506081" w14:textId="77777777" w:rsidR="00D37408" w:rsidRDefault="00D37408">
      <w:pPr>
        <w:spacing w:after="0" w:line="240" w:lineRule="auto"/>
        <w:jc w:val="both"/>
        <w:rPr>
          <w:rFonts w:ascii="Montserrat" w:eastAsia="Montserrat" w:hAnsi="Montserrat" w:cs="Montserrat"/>
          <w:sz w:val="24"/>
          <w:szCs w:val="24"/>
        </w:rPr>
      </w:pPr>
    </w:p>
    <w:p w14:paraId="3A930B7B" w14:textId="77777777" w:rsidR="00D37408" w:rsidRDefault="00D37408">
      <w:pPr>
        <w:spacing w:after="0" w:line="240" w:lineRule="auto"/>
        <w:jc w:val="both"/>
        <w:rPr>
          <w:rFonts w:ascii="Montserrat" w:eastAsia="Montserrat" w:hAnsi="Montserrat" w:cs="Montserrat"/>
          <w:sz w:val="24"/>
          <w:szCs w:val="24"/>
        </w:rPr>
      </w:pPr>
    </w:p>
    <w:p w14:paraId="362C46A0" w14:textId="77777777" w:rsidR="00D37408" w:rsidRDefault="00D37408">
      <w:pPr>
        <w:spacing w:after="0" w:line="240" w:lineRule="auto"/>
        <w:jc w:val="both"/>
        <w:rPr>
          <w:rFonts w:ascii="Montserrat" w:eastAsia="Montserrat" w:hAnsi="Montserrat" w:cs="Montserrat"/>
          <w:sz w:val="24"/>
          <w:szCs w:val="24"/>
        </w:rPr>
      </w:pPr>
    </w:p>
    <w:p w14:paraId="5B9E32E7" w14:textId="77777777" w:rsidR="00D37408" w:rsidRDefault="00D37408">
      <w:pPr>
        <w:spacing w:after="0" w:line="240" w:lineRule="auto"/>
        <w:jc w:val="both"/>
        <w:rPr>
          <w:rFonts w:ascii="Montserrat" w:eastAsia="Montserrat" w:hAnsi="Montserrat" w:cs="Montserrat"/>
          <w:sz w:val="24"/>
          <w:szCs w:val="24"/>
        </w:rPr>
      </w:pPr>
    </w:p>
    <w:p w14:paraId="5F13AC65" w14:textId="77777777" w:rsidR="00D37408" w:rsidRDefault="00D37408">
      <w:pPr>
        <w:spacing w:after="0" w:line="240" w:lineRule="auto"/>
        <w:jc w:val="both"/>
        <w:rPr>
          <w:rFonts w:ascii="Montserrat" w:eastAsia="Montserrat" w:hAnsi="Montserrat" w:cs="Montserrat"/>
          <w:sz w:val="24"/>
          <w:szCs w:val="24"/>
        </w:rPr>
      </w:pPr>
    </w:p>
    <w:p w14:paraId="10C98ECA" w14:textId="77777777" w:rsidR="00D37408" w:rsidRDefault="00D37408">
      <w:pPr>
        <w:spacing w:after="0" w:line="240" w:lineRule="auto"/>
        <w:jc w:val="both"/>
        <w:rPr>
          <w:rFonts w:ascii="Montserrat" w:eastAsia="Montserrat" w:hAnsi="Montserrat" w:cs="Montserrat"/>
          <w:sz w:val="24"/>
          <w:szCs w:val="24"/>
        </w:rPr>
      </w:pPr>
    </w:p>
    <w:p w14:paraId="1F7784AC" w14:textId="77777777" w:rsidR="00D37408" w:rsidRDefault="00D37408">
      <w:pPr>
        <w:spacing w:after="0" w:line="240" w:lineRule="auto"/>
        <w:jc w:val="both"/>
        <w:rPr>
          <w:rFonts w:ascii="Montserrat" w:eastAsia="Montserrat" w:hAnsi="Montserrat" w:cs="Montserrat"/>
          <w:sz w:val="24"/>
          <w:szCs w:val="24"/>
        </w:rPr>
      </w:pPr>
    </w:p>
    <w:p w14:paraId="4729712F" w14:textId="77777777" w:rsidR="00D37408" w:rsidRDefault="00D37408">
      <w:pPr>
        <w:spacing w:after="0" w:line="240" w:lineRule="auto"/>
        <w:jc w:val="both"/>
        <w:rPr>
          <w:rFonts w:ascii="Montserrat" w:eastAsia="Montserrat" w:hAnsi="Montserrat" w:cs="Montserrat"/>
          <w:sz w:val="24"/>
          <w:szCs w:val="24"/>
        </w:rPr>
      </w:pPr>
    </w:p>
    <w:p w14:paraId="1BE7E27B" w14:textId="77777777" w:rsidR="00D37408" w:rsidRDefault="00E00C9A">
      <w:pPr>
        <w:spacing w:after="0" w:line="240" w:lineRule="auto"/>
        <w:jc w:val="center"/>
        <w:rPr>
          <w:rFonts w:ascii="Montserrat" w:eastAsia="Montserrat" w:hAnsi="Montserrat" w:cs="Montserrat"/>
          <w:sz w:val="24"/>
          <w:szCs w:val="24"/>
        </w:rPr>
      </w:pPr>
      <w:r>
        <w:rPr>
          <w:rFonts w:ascii="Montserrat" w:eastAsia="Montserrat" w:hAnsi="Montserrat" w:cs="Montserrat"/>
          <w:sz w:val="24"/>
          <w:szCs w:val="24"/>
        </w:rPr>
        <w:t>Fuente: Elaboración propia con Datos de la SEMOVI</w:t>
      </w:r>
    </w:p>
    <w:p w14:paraId="29E84A53" w14:textId="77777777" w:rsidR="00D37408" w:rsidRDefault="00D37408">
      <w:pPr>
        <w:spacing w:after="0" w:line="240" w:lineRule="auto"/>
        <w:jc w:val="both"/>
        <w:rPr>
          <w:rFonts w:ascii="Montserrat" w:eastAsia="Montserrat" w:hAnsi="Montserrat" w:cs="Montserrat"/>
          <w:sz w:val="24"/>
          <w:szCs w:val="24"/>
        </w:rPr>
      </w:pPr>
    </w:p>
    <w:p w14:paraId="4F780A20" w14:textId="77777777" w:rsidR="00D37408" w:rsidRDefault="00E00C9A">
      <w:pPr>
        <w:spacing w:after="0" w:line="240" w:lineRule="auto"/>
        <w:jc w:val="both"/>
        <w:rPr>
          <w:rFonts w:ascii="Montserrat" w:eastAsia="Montserrat" w:hAnsi="Montserrat" w:cs="Montserrat"/>
          <w:sz w:val="24"/>
          <w:szCs w:val="24"/>
        </w:rPr>
      </w:pPr>
      <w:r w:rsidRPr="00F54E3A">
        <w:rPr>
          <w:rFonts w:ascii="Montserrat" w:eastAsia="Montserrat" w:hAnsi="Montserrat" w:cs="Montserrat"/>
          <w:sz w:val="24"/>
          <w:szCs w:val="24"/>
          <w:highlight w:val="yellow"/>
        </w:rPr>
        <w:t xml:space="preserve">Toda esta problemática tiene que ver con una deficiente regulación y endeble </w:t>
      </w:r>
      <w:commentRangeStart w:id="297"/>
      <w:r w:rsidRPr="00F54E3A">
        <w:rPr>
          <w:rFonts w:ascii="Montserrat" w:eastAsia="Montserrat" w:hAnsi="Montserrat" w:cs="Montserrat"/>
          <w:sz w:val="24"/>
          <w:szCs w:val="24"/>
          <w:highlight w:val="yellow"/>
        </w:rPr>
        <w:t>administración</w:t>
      </w:r>
      <w:commentRangeEnd w:id="297"/>
      <w:r w:rsidR="00F54E3A">
        <w:rPr>
          <w:rStyle w:val="Refdecomentario"/>
        </w:rPr>
        <w:commentReference w:id="297"/>
      </w:r>
      <w:r w:rsidRPr="00F54E3A">
        <w:rPr>
          <w:rFonts w:ascii="Montserrat" w:eastAsia="Montserrat" w:hAnsi="Montserrat" w:cs="Montserrat"/>
          <w:sz w:val="24"/>
          <w:szCs w:val="24"/>
          <w:highlight w:val="yellow"/>
        </w:rPr>
        <w:t xml:space="preserve"> de la movilidad </w:t>
      </w:r>
      <w:commentRangeStart w:id="298"/>
      <w:r w:rsidRPr="00F54E3A">
        <w:rPr>
          <w:rFonts w:ascii="Montserrat" w:eastAsia="Montserrat" w:hAnsi="Montserrat" w:cs="Montserrat"/>
          <w:sz w:val="24"/>
          <w:szCs w:val="24"/>
          <w:highlight w:val="yellow"/>
        </w:rPr>
        <w:t>en</w:t>
      </w:r>
      <w:commentRangeEnd w:id="298"/>
      <w:r w:rsidR="000C718E">
        <w:rPr>
          <w:rStyle w:val="Refdecomentario"/>
        </w:rPr>
        <w:commentReference w:id="298"/>
      </w:r>
      <w:r w:rsidRPr="00F54E3A">
        <w:rPr>
          <w:rFonts w:ascii="Montserrat" w:eastAsia="Montserrat" w:hAnsi="Montserrat" w:cs="Montserrat"/>
          <w:sz w:val="24"/>
          <w:szCs w:val="24"/>
          <w:highlight w:val="yellow"/>
        </w:rPr>
        <w:t xml:space="preserve"> la entidad. Sin embargo, también tiene que ver con la </w:t>
      </w:r>
      <w:r w:rsidRPr="00F54E3A">
        <w:rPr>
          <w:rFonts w:ascii="Montserrat" w:eastAsia="Montserrat" w:hAnsi="Montserrat" w:cs="Montserrat"/>
          <w:b/>
          <w:sz w:val="24"/>
          <w:szCs w:val="24"/>
          <w:highlight w:val="yellow"/>
        </w:rPr>
        <w:t>falta de incentivos</w:t>
      </w:r>
      <w:r w:rsidRPr="00F54E3A">
        <w:rPr>
          <w:rFonts w:ascii="Montserrat" w:eastAsia="Montserrat" w:hAnsi="Montserrat" w:cs="Montserrat"/>
          <w:sz w:val="24"/>
          <w:szCs w:val="24"/>
          <w:highlight w:val="yellow"/>
        </w:rPr>
        <w:t xml:space="preserve"> económicos de la iniciativa privada y del gobierno para invertir en el transporte público.</w:t>
      </w:r>
      <w:r>
        <w:rPr>
          <w:rFonts w:ascii="Montserrat" w:eastAsia="Montserrat" w:hAnsi="Montserrat" w:cs="Montserrat"/>
          <w:sz w:val="24"/>
          <w:szCs w:val="24"/>
        </w:rPr>
        <w:t xml:space="preserve"> </w:t>
      </w:r>
    </w:p>
    <w:p w14:paraId="4B293B66" w14:textId="77777777" w:rsidR="00D37408" w:rsidRDefault="00D37408">
      <w:pPr>
        <w:spacing w:after="0" w:line="240" w:lineRule="auto"/>
        <w:jc w:val="both"/>
        <w:rPr>
          <w:rFonts w:ascii="Montserrat" w:eastAsia="Montserrat" w:hAnsi="Montserrat" w:cs="Montserrat"/>
          <w:sz w:val="24"/>
          <w:szCs w:val="24"/>
        </w:rPr>
      </w:pPr>
    </w:p>
    <w:p w14:paraId="07D8A6BA"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El transporte público es un servicio que no debe valorarse solamente como una actividad económica, sino como un servicio público con </w:t>
      </w:r>
      <w:commentRangeStart w:id="299"/>
      <w:r>
        <w:rPr>
          <w:rFonts w:ascii="Montserrat" w:eastAsia="Montserrat" w:hAnsi="Montserrat" w:cs="Montserrat"/>
          <w:sz w:val="24"/>
          <w:szCs w:val="24"/>
        </w:rPr>
        <w:t>altas externalidades positivas</w:t>
      </w:r>
      <w:commentRangeEnd w:id="299"/>
      <w:r w:rsidR="00F22B80">
        <w:rPr>
          <w:rStyle w:val="Refdecomentario"/>
        </w:rPr>
        <w:commentReference w:id="299"/>
      </w:r>
      <w:r>
        <w:rPr>
          <w:rFonts w:ascii="Montserrat" w:eastAsia="Montserrat" w:hAnsi="Montserrat" w:cs="Montserrat"/>
          <w:sz w:val="24"/>
          <w:szCs w:val="24"/>
        </w:rPr>
        <w:t xml:space="preserve">. Sin embargo, el </w:t>
      </w:r>
      <w:r>
        <w:rPr>
          <w:rFonts w:ascii="Montserrat" w:eastAsia="Montserrat" w:hAnsi="Montserrat" w:cs="Montserrat"/>
          <w:b/>
          <w:sz w:val="24"/>
          <w:szCs w:val="24"/>
        </w:rPr>
        <w:t>modelo de negocios</w:t>
      </w:r>
      <w:r>
        <w:rPr>
          <w:rFonts w:ascii="Montserrat" w:eastAsia="Montserrat" w:hAnsi="Montserrat" w:cs="Montserrat"/>
          <w:sz w:val="24"/>
          <w:szCs w:val="24"/>
        </w:rPr>
        <w:t xml:space="preserve"> del transporte público en nuestro estado sigue bajo el esquema hombre-camión, el cual consiste en el pago de una cuenta diaria por parte de los conductores hacia los concesionarios, generando incentivos perversos como andar compitiendo por pasajeros, no respetar las reglas de tránsito, y provocar con frecuencia siniestros viales. </w:t>
      </w:r>
    </w:p>
    <w:p w14:paraId="1D80EBEA" w14:textId="77777777" w:rsidR="00D37408" w:rsidRDefault="00D37408">
      <w:pPr>
        <w:spacing w:after="0" w:line="240" w:lineRule="auto"/>
        <w:jc w:val="both"/>
        <w:rPr>
          <w:rFonts w:ascii="Montserrat" w:eastAsia="Montserrat" w:hAnsi="Montserrat" w:cs="Montserrat"/>
          <w:sz w:val="24"/>
          <w:szCs w:val="24"/>
        </w:rPr>
      </w:pPr>
    </w:p>
    <w:p w14:paraId="75E72847"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Nuestro sistema de transporte público requiere de un nuevo modelo financiero, que permita múltiples viajes y transbordos, bajo una tarifa única, y que articule física y operativamente la interconexión de los diferentes sistemas de movilidad, a través de más y mejor infraestructura de reparto modal. </w:t>
      </w:r>
    </w:p>
    <w:p w14:paraId="40011571" w14:textId="77777777" w:rsidR="00D37408" w:rsidRDefault="00D37408">
      <w:pPr>
        <w:spacing w:after="0" w:line="240" w:lineRule="auto"/>
        <w:jc w:val="both"/>
        <w:rPr>
          <w:rFonts w:ascii="Montserrat" w:eastAsia="Montserrat" w:hAnsi="Montserrat" w:cs="Montserrat"/>
          <w:sz w:val="24"/>
          <w:szCs w:val="24"/>
        </w:rPr>
      </w:pPr>
    </w:p>
    <w:p w14:paraId="04A06E64"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Los programas de financiamiento institucional, así como los incentivos fiscales deben de estar orientados hacia la renovación del parque vehicular, con unidades que cumplan con los nuevos estándares de accesibilidad universal, seguridad y protección al ambiente. </w:t>
      </w:r>
    </w:p>
    <w:p w14:paraId="19B799BE" w14:textId="77777777" w:rsidR="00D37408" w:rsidRDefault="00D37408">
      <w:pPr>
        <w:spacing w:after="0" w:line="240" w:lineRule="auto"/>
        <w:jc w:val="both"/>
        <w:rPr>
          <w:rFonts w:ascii="Montserrat" w:eastAsia="Montserrat" w:hAnsi="Montserrat" w:cs="Montserrat"/>
          <w:sz w:val="24"/>
          <w:szCs w:val="24"/>
        </w:rPr>
      </w:pPr>
    </w:p>
    <w:p w14:paraId="3391D655"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Se requiere también de fortalecer la distribución de competencias en materia de movilidad y seguridad vial, para que el Gobierno del Estado y los municipios cuenten con las herramientas de gestión que permitan una mejor regulación y operación de los sistemas de transporte. </w:t>
      </w:r>
    </w:p>
    <w:p w14:paraId="7CD83937" w14:textId="77777777" w:rsidR="00D37408" w:rsidRDefault="00D37408">
      <w:pPr>
        <w:spacing w:after="0" w:line="240" w:lineRule="auto"/>
        <w:jc w:val="both"/>
        <w:rPr>
          <w:rFonts w:ascii="Montserrat" w:eastAsia="Montserrat" w:hAnsi="Montserrat" w:cs="Montserrat"/>
          <w:sz w:val="24"/>
          <w:szCs w:val="24"/>
        </w:rPr>
      </w:pPr>
    </w:p>
    <w:p w14:paraId="0E17F7FB" w14:textId="77777777" w:rsidR="00D37408" w:rsidRDefault="00D37408">
      <w:pPr>
        <w:spacing w:after="0" w:line="240" w:lineRule="auto"/>
        <w:jc w:val="both"/>
        <w:rPr>
          <w:rFonts w:ascii="Montserrat" w:eastAsia="Montserrat" w:hAnsi="Montserrat" w:cs="Montserrat"/>
          <w:sz w:val="24"/>
          <w:szCs w:val="24"/>
        </w:rPr>
      </w:pPr>
    </w:p>
    <w:p w14:paraId="48911B8B" w14:textId="77777777" w:rsidR="00D37408" w:rsidRDefault="00D37408">
      <w:pPr>
        <w:spacing w:after="0" w:line="240" w:lineRule="auto"/>
        <w:jc w:val="both"/>
        <w:rPr>
          <w:rFonts w:ascii="Montserrat" w:eastAsia="Montserrat" w:hAnsi="Montserrat" w:cs="Montserrat"/>
          <w:sz w:val="24"/>
          <w:szCs w:val="24"/>
        </w:rPr>
      </w:pPr>
    </w:p>
    <w:p w14:paraId="01DA88A7" w14:textId="77777777" w:rsidR="00D37408" w:rsidRDefault="00D37408">
      <w:pPr>
        <w:spacing w:after="0" w:line="240" w:lineRule="auto"/>
        <w:jc w:val="both"/>
        <w:rPr>
          <w:rFonts w:ascii="Montserrat" w:eastAsia="Montserrat" w:hAnsi="Montserrat" w:cs="Montserrat"/>
          <w:sz w:val="24"/>
          <w:szCs w:val="24"/>
        </w:rPr>
      </w:pPr>
    </w:p>
    <w:p w14:paraId="37B92A63" w14:textId="77777777" w:rsidR="00D37408" w:rsidRDefault="00D37408">
      <w:pPr>
        <w:spacing w:after="0" w:line="240" w:lineRule="auto"/>
        <w:jc w:val="both"/>
        <w:rPr>
          <w:rFonts w:ascii="Montserrat" w:eastAsia="Montserrat" w:hAnsi="Montserrat" w:cs="Montserrat"/>
          <w:sz w:val="24"/>
          <w:szCs w:val="24"/>
        </w:rPr>
      </w:pPr>
    </w:p>
    <w:p w14:paraId="559BE8E4" w14:textId="77777777" w:rsidR="00D37408" w:rsidRDefault="00D37408">
      <w:pPr>
        <w:spacing w:after="0" w:line="240" w:lineRule="auto"/>
        <w:jc w:val="both"/>
        <w:rPr>
          <w:rFonts w:ascii="Montserrat" w:eastAsia="Montserrat" w:hAnsi="Montserrat" w:cs="Montserrat"/>
          <w:sz w:val="24"/>
          <w:szCs w:val="24"/>
        </w:rPr>
      </w:pPr>
    </w:p>
    <w:p w14:paraId="594243E6" w14:textId="77777777" w:rsidR="00D37408" w:rsidRDefault="00D37408">
      <w:pPr>
        <w:spacing w:after="0" w:line="240" w:lineRule="auto"/>
        <w:jc w:val="both"/>
        <w:rPr>
          <w:rFonts w:ascii="Montserrat" w:eastAsia="Montserrat" w:hAnsi="Montserrat" w:cs="Montserrat"/>
          <w:sz w:val="24"/>
          <w:szCs w:val="24"/>
        </w:rPr>
      </w:pPr>
    </w:p>
    <w:p w14:paraId="5E33BCEC" w14:textId="77777777" w:rsidR="00D37408" w:rsidRDefault="00D37408">
      <w:pPr>
        <w:spacing w:after="0" w:line="240" w:lineRule="auto"/>
        <w:jc w:val="both"/>
        <w:rPr>
          <w:rFonts w:ascii="Montserrat" w:eastAsia="Montserrat" w:hAnsi="Montserrat" w:cs="Montserrat"/>
          <w:sz w:val="24"/>
          <w:szCs w:val="24"/>
        </w:rPr>
      </w:pPr>
    </w:p>
    <w:p w14:paraId="01E398EF" w14:textId="77777777" w:rsidR="00D37408" w:rsidRDefault="00D37408">
      <w:pPr>
        <w:spacing w:after="0" w:line="240" w:lineRule="auto"/>
        <w:jc w:val="both"/>
        <w:rPr>
          <w:rFonts w:ascii="Montserrat" w:eastAsia="Montserrat" w:hAnsi="Montserrat" w:cs="Montserrat"/>
          <w:sz w:val="24"/>
          <w:szCs w:val="24"/>
        </w:rPr>
      </w:pPr>
    </w:p>
    <w:p w14:paraId="136EAB38" w14:textId="77777777" w:rsidR="00D37408" w:rsidRDefault="00D37408">
      <w:pPr>
        <w:spacing w:after="0" w:line="240" w:lineRule="auto"/>
        <w:jc w:val="both"/>
        <w:rPr>
          <w:rFonts w:ascii="Montserrat" w:eastAsia="Montserrat" w:hAnsi="Montserrat" w:cs="Montserrat"/>
          <w:sz w:val="24"/>
          <w:szCs w:val="24"/>
        </w:rPr>
      </w:pPr>
    </w:p>
    <w:p w14:paraId="17AB4523" w14:textId="77777777" w:rsidR="00D37408" w:rsidRDefault="00D37408">
      <w:pPr>
        <w:spacing w:after="0" w:line="240" w:lineRule="auto"/>
        <w:jc w:val="both"/>
        <w:rPr>
          <w:rFonts w:ascii="Montserrat" w:eastAsia="Montserrat" w:hAnsi="Montserrat" w:cs="Montserrat"/>
          <w:sz w:val="24"/>
          <w:szCs w:val="24"/>
        </w:rPr>
      </w:pPr>
    </w:p>
    <w:p w14:paraId="20880644" w14:textId="77777777" w:rsidR="00D37408" w:rsidRDefault="00D37408">
      <w:pPr>
        <w:spacing w:after="0" w:line="240" w:lineRule="auto"/>
        <w:jc w:val="both"/>
        <w:rPr>
          <w:rFonts w:ascii="Montserrat" w:eastAsia="Montserrat" w:hAnsi="Montserrat" w:cs="Montserrat"/>
          <w:sz w:val="24"/>
          <w:szCs w:val="24"/>
        </w:rPr>
      </w:pPr>
    </w:p>
    <w:p w14:paraId="1D651B2C" w14:textId="77777777" w:rsidR="00D37408" w:rsidRDefault="00D37408">
      <w:pPr>
        <w:spacing w:after="0" w:line="240" w:lineRule="auto"/>
        <w:jc w:val="both"/>
        <w:rPr>
          <w:rFonts w:ascii="Montserrat" w:eastAsia="Montserrat" w:hAnsi="Montserrat" w:cs="Montserrat"/>
          <w:sz w:val="24"/>
          <w:szCs w:val="24"/>
        </w:rPr>
      </w:pPr>
    </w:p>
    <w:p w14:paraId="4AD030DD" w14:textId="77777777" w:rsidR="00D37408" w:rsidRDefault="00D37408">
      <w:pPr>
        <w:spacing w:after="0" w:line="240" w:lineRule="auto"/>
        <w:jc w:val="both"/>
        <w:rPr>
          <w:rFonts w:ascii="Montserrat" w:eastAsia="Montserrat" w:hAnsi="Montserrat" w:cs="Montserrat"/>
          <w:sz w:val="24"/>
          <w:szCs w:val="24"/>
        </w:rPr>
      </w:pPr>
    </w:p>
    <w:p w14:paraId="2FEF6BDF" w14:textId="77777777" w:rsidR="00D37408" w:rsidRDefault="00D37408">
      <w:pPr>
        <w:spacing w:after="0" w:line="240" w:lineRule="auto"/>
        <w:jc w:val="both"/>
        <w:rPr>
          <w:rFonts w:ascii="Montserrat" w:eastAsia="Montserrat" w:hAnsi="Montserrat" w:cs="Montserrat"/>
          <w:sz w:val="24"/>
          <w:szCs w:val="24"/>
        </w:rPr>
      </w:pPr>
    </w:p>
    <w:p w14:paraId="0F0A1ED5" w14:textId="77777777" w:rsidR="00D37408" w:rsidRDefault="00D37408">
      <w:pPr>
        <w:spacing w:after="0" w:line="240" w:lineRule="auto"/>
        <w:jc w:val="both"/>
        <w:rPr>
          <w:rFonts w:ascii="Montserrat" w:eastAsia="Montserrat" w:hAnsi="Montserrat" w:cs="Montserrat"/>
          <w:sz w:val="24"/>
          <w:szCs w:val="24"/>
        </w:rPr>
      </w:pPr>
    </w:p>
    <w:p w14:paraId="124D9C89" w14:textId="77777777" w:rsidR="00D37408" w:rsidRDefault="00D37408">
      <w:pPr>
        <w:spacing w:after="0" w:line="240" w:lineRule="auto"/>
        <w:jc w:val="both"/>
        <w:rPr>
          <w:rFonts w:ascii="Montserrat" w:eastAsia="Montserrat" w:hAnsi="Montserrat" w:cs="Montserrat"/>
          <w:sz w:val="24"/>
          <w:szCs w:val="24"/>
        </w:rPr>
      </w:pPr>
    </w:p>
    <w:p w14:paraId="467AEE5D" w14:textId="77777777" w:rsidR="00D37408" w:rsidRDefault="00D37408">
      <w:pPr>
        <w:spacing w:after="0" w:line="240" w:lineRule="auto"/>
        <w:jc w:val="both"/>
        <w:rPr>
          <w:rFonts w:ascii="Montserrat" w:eastAsia="Montserrat" w:hAnsi="Montserrat" w:cs="Montserrat"/>
          <w:sz w:val="24"/>
          <w:szCs w:val="24"/>
        </w:rPr>
      </w:pPr>
    </w:p>
    <w:p w14:paraId="75174145" w14:textId="77777777" w:rsidR="00D37408" w:rsidRDefault="00D37408">
      <w:pPr>
        <w:spacing w:after="0" w:line="240" w:lineRule="auto"/>
        <w:jc w:val="both"/>
        <w:rPr>
          <w:rFonts w:ascii="Montserrat" w:eastAsia="Montserrat" w:hAnsi="Montserrat" w:cs="Montserrat"/>
          <w:sz w:val="24"/>
          <w:szCs w:val="24"/>
        </w:rPr>
      </w:pPr>
    </w:p>
    <w:p w14:paraId="182FEBF4" w14:textId="77777777" w:rsidR="00D37408" w:rsidRDefault="00D37408">
      <w:pPr>
        <w:spacing w:after="0" w:line="240" w:lineRule="auto"/>
        <w:jc w:val="both"/>
        <w:rPr>
          <w:rFonts w:ascii="Montserrat" w:eastAsia="Montserrat" w:hAnsi="Montserrat" w:cs="Montserrat"/>
          <w:sz w:val="24"/>
          <w:szCs w:val="24"/>
        </w:rPr>
      </w:pPr>
    </w:p>
    <w:p w14:paraId="017BBB19" w14:textId="77777777" w:rsidR="00D37408" w:rsidRDefault="00D37408">
      <w:pPr>
        <w:spacing w:after="0" w:line="240" w:lineRule="auto"/>
        <w:jc w:val="both"/>
        <w:rPr>
          <w:rFonts w:ascii="Montserrat" w:eastAsia="Montserrat" w:hAnsi="Montserrat" w:cs="Montserrat"/>
          <w:sz w:val="24"/>
          <w:szCs w:val="24"/>
        </w:rPr>
      </w:pPr>
    </w:p>
    <w:p w14:paraId="02C55E31" w14:textId="77777777" w:rsidR="00D37408" w:rsidRDefault="00D37408">
      <w:pPr>
        <w:spacing w:after="0" w:line="240" w:lineRule="auto"/>
        <w:jc w:val="both"/>
        <w:rPr>
          <w:rFonts w:ascii="Montserrat" w:eastAsia="Montserrat" w:hAnsi="Montserrat" w:cs="Montserrat"/>
          <w:sz w:val="24"/>
          <w:szCs w:val="24"/>
        </w:rPr>
      </w:pPr>
    </w:p>
    <w:p w14:paraId="68BB2271" w14:textId="77777777" w:rsidR="00D37408" w:rsidRDefault="00D37408">
      <w:pPr>
        <w:spacing w:after="0" w:line="240" w:lineRule="auto"/>
        <w:jc w:val="both"/>
        <w:rPr>
          <w:rFonts w:ascii="Montserrat" w:eastAsia="Montserrat" w:hAnsi="Montserrat" w:cs="Montserrat"/>
          <w:sz w:val="24"/>
          <w:szCs w:val="24"/>
        </w:rPr>
      </w:pPr>
    </w:p>
    <w:p w14:paraId="6E252791" w14:textId="77777777" w:rsidR="00D37408" w:rsidRDefault="00D37408">
      <w:pPr>
        <w:spacing w:after="0" w:line="240" w:lineRule="auto"/>
        <w:jc w:val="both"/>
        <w:rPr>
          <w:rFonts w:ascii="Montserrat" w:eastAsia="Montserrat" w:hAnsi="Montserrat" w:cs="Montserrat"/>
          <w:sz w:val="24"/>
          <w:szCs w:val="24"/>
        </w:rPr>
      </w:pPr>
    </w:p>
    <w:p w14:paraId="226BE774" w14:textId="77777777" w:rsidR="00D37408" w:rsidRDefault="00D37408">
      <w:pPr>
        <w:spacing w:after="0" w:line="240" w:lineRule="auto"/>
        <w:jc w:val="both"/>
        <w:rPr>
          <w:rFonts w:ascii="Montserrat" w:eastAsia="Montserrat" w:hAnsi="Montserrat" w:cs="Montserrat"/>
          <w:sz w:val="24"/>
          <w:szCs w:val="24"/>
        </w:rPr>
      </w:pPr>
    </w:p>
    <w:p w14:paraId="209B17B2" w14:textId="77777777" w:rsidR="00D37408" w:rsidRDefault="00D37408">
      <w:pPr>
        <w:spacing w:after="0" w:line="240" w:lineRule="auto"/>
        <w:jc w:val="both"/>
        <w:rPr>
          <w:rFonts w:ascii="Montserrat" w:eastAsia="Montserrat" w:hAnsi="Montserrat" w:cs="Montserrat"/>
          <w:sz w:val="24"/>
          <w:szCs w:val="24"/>
        </w:rPr>
      </w:pPr>
    </w:p>
    <w:p w14:paraId="78E8D73C" w14:textId="77777777" w:rsidR="00D37408" w:rsidRDefault="00D37408">
      <w:pPr>
        <w:spacing w:after="0" w:line="240" w:lineRule="auto"/>
        <w:jc w:val="both"/>
        <w:rPr>
          <w:rFonts w:ascii="Montserrat" w:eastAsia="Montserrat" w:hAnsi="Montserrat" w:cs="Montserrat"/>
          <w:sz w:val="24"/>
          <w:szCs w:val="24"/>
        </w:rPr>
      </w:pPr>
    </w:p>
    <w:p w14:paraId="17961541" w14:textId="77777777" w:rsidR="00D37408" w:rsidRDefault="00D37408">
      <w:pPr>
        <w:spacing w:after="0" w:line="240" w:lineRule="auto"/>
        <w:jc w:val="both"/>
        <w:rPr>
          <w:rFonts w:ascii="Montserrat" w:eastAsia="Montserrat" w:hAnsi="Montserrat" w:cs="Montserrat"/>
          <w:sz w:val="24"/>
          <w:szCs w:val="24"/>
        </w:rPr>
      </w:pPr>
    </w:p>
    <w:p w14:paraId="73BA2D36" w14:textId="77777777" w:rsidR="00D37408" w:rsidRDefault="00D37408">
      <w:pPr>
        <w:spacing w:after="0" w:line="240" w:lineRule="auto"/>
        <w:jc w:val="both"/>
        <w:rPr>
          <w:rFonts w:ascii="Montserrat" w:eastAsia="Montserrat" w:hAnsi="Montserrat" w:cs="Montserrat"/>
          <w:sz w:val="24"/>
          <w:szCs w:val="24"/>
        </w:rPr>
      </w:pPr>
    </w:p>
    <w:p w14:paraId="48655F36" w14:textId="77777777" w:rsidR="00D37408" w:rsidRDefault="00D37408">
      <w:pPr>
        <w:spacing w:after="0" w:line="240" w:lineRule="auto"/>
        <w:jc w:val="both"/>
        <w:rPr>
          <w:rFonts w:ascii="Montserrat" w:eastAsia="Montserrat" w:hAnsi="Montserrat" w:cs="Montserrat"/>
          <w:sz w:val="24"/>
          <w:szCs w:val="24"/>
        </w:rPr>
      </w:pPr>
    </w:p>
    <w:p w14:paraId="7402785A" w14:textId="77777777" w:rsidR="00D37408" w:rsidRDefault="00D37408">
      <w:pPr>
        <w:spacing w:after="0" w:line="240" w:lineRule="auto"/>
        <w:jc w:val="both"/>
        <w:rPr>
          <w:rFonts w:ascii="Montserrat" w:eastAsia="Montserrat" w:hAnsi="Montserrat" w:cs="Montserrat"/>
          <w:sz w:val="24"/>
          <w:szCs w:val="24"/>
        </w:rPr>
      </w:pPr>
    </w:p>
    <w:p w14:paraId="1DCFF774" w14:textId="77777777" w:rsidR="00D37408" w:rsidRDefault="00D37408">
      <w:pPr>
        <w:spacing w:after="0" w:line="240" w:lineRule="auto"/>
        <w:jc w:val="both"/>
        <w:rPr>
          <w:rFonts w:ascii="Montserrat" w:eastAsia="Montserrat" w:hAnsi="Montserrat" w:cs="Montserrat"/>
          <w:sz w:val="24"/>
          <w:szCs w:val="24"/>
        </w:rPr>
      </w:pPr>
    </w:p>
    <w:p w14:paraId="4E54E033" w14:textId="77777777" w:rsidR="00D37408" w:rsidRDefault="00D37408">
      <w:pPr>
        <w:spacing w:after="0" w:line="240" w:lineRule="auto"/>
        <w:rPr>
          <w:rFonts w:ascii="Montserrat" w:eastAsia="Montserrat" w:hAnsi="Montserrat" w:cs="Montserrat"/>
          <w:sz w:val="24"/>
          <w:szCs w:val="24"/>
        </w:rPr>
      </w:pPr>
    </w:p>
    <w:p w14:paraId="2929F42C" w14:textId="77777777" w:rsidR="00D37408" w:rsidRDefault="00D37408">
      <w:pPr>
        <w:spacing w:after="0" w:line="240" w:lineRule="auto"/>
        <w:rPr>
          <w:rFonts w:ascii="Montserrat" w:eastAsia="Montserrat" w:hAnsi="Montserrat" w:cs="Montserrat"/>
          <w:sz w:val="24"/>
          <w:szCs w:val="24"/>
        </w:rPr>
      </w:pPr>
    </w:p>
    <w:p w14:paraId="49890830" w14:textId="77777777" w:rsidR="00D37408" w:rsidRDefault="00D37408">
      <w:pPr>
        <w:spacing w:after="0" w:line="240" w:lineRule="auto"/>
        <w:rPr>
          <w:rFonts w:ascii="Montserrat" w:eastAsia="Montserrat" w:hAnsi="Montserrat" w:cs="Montserrat"/>
          <w:sz w:val="24"/>
          <w:szCs w:val="24"/>
        </w:rPr>
      </w:pPr>
    </w:p>
    <w:p w14:paraId="290BE8DD" w14:textId="77777777" w:rsidR="00D37408" w:rsidRDefault="00E00C9A">
      <w:pPr>
        <w:spacing w:after="0" w:line="240" w:lineRule="auto"/>
        <w:rPr>
          <w:rFonts w:ascii="Montserrat" w:eastAsia="Montserrat" w:hAnsi="Montserrat" w:cs="Montserrat"/>
          <w:b/>
          <w:sz w:val="40"/>
          <w:szCs w:val="40"/>
        </w:rPr>
      </w:pPr>
      <w:r>
        <w:rPr>
          <w:rFonts w:ascii="Montserrat" w:eastAsia="Montserrat" w:hAnsi="Montserrat" w:cs="Montserrat"/>
          <w:b/>
          <w:sz w:val="40"/>
          <w:szCs w:val="40"/>
          <w:shd w:val="clear" w:color="auto" w:fill="B7B7B7"/>
        </w:rPr>
        <w:t>OBJETIVOS</w:t>
      </w:r>
      <w:r>
        <w:rPr>
          <w:rFonts w:ascii="Montserrat" w:eastAsia="Montserrat" w:hAnsi="Montserrat" w:cs="Montserrat"/>
          <w:b/>
          <w:sz w:val="40"/>
          <w:szCs w:val="40"/>
        </w:rPr>
        <w:t xml:space="preserve"> </w:t>
      </w:r>
    </w:p>
    <w:p w14:paraId="48F12E71" w14:textId="77777777" w:rsidR="00D37408" w:rsidRDefault="00D37408">
      <w:pPr>
        <w:spacing w:after="0" w:line="240" w:lineRule="auto"/>
        <w:rPr>
          <w:rFonts w:ascii="Montserrat" w:eastAsia="Montserrat" w:hAnsi="Montserrat" w:cs="Montserrat"/>
          <w:sz w:val="24"/>
          <w:szCs w:val="24"/>
        </w:rPr>
      </w:pPr>
    </w:p>
    <w:p w14:paraId="678F7BD1" w14:textId="77777777" w:rsidR="00D37408" w:rsidRDefault="00D37408">
      <w:pPr>
        <w:spacing w:after="0" w:line="240" w:lineRule="auto"/>
        <w:rPr>
          <w:rFonts w:ascii="Montserrat" w:eastAsia="Montserrat" w:hAnsi="Montserrat" w:cs="Montserrat"/>
          <w:sz w:val="24"/>
          <w:szCs w:val="24"/>
        </w:rPr>
      </w:pPr>
    </w:p>
    <w:p w14:paraId="068DE7CE" w14:textId="77777777" w:rsidR="00D37408" w:rsidRDefault="00D37408">
      <w:pPr>
        <w:spacing w:after="0" w:line="240" w:lineRule="auto"/>
        <w:rPr>
          <w:rFonts w:ascii="Montserrat" w:eastAsia="Montserrat" w:hAnsi="Montserrat" w:cs="Montserrat"/>
          <w:sz w:val="24"/>
          <w:szCs w:val="24"/>
        </w:rPr>
      </w:pPr>
    </w:p>
    <w:p w14:paraId="0D028C60" w14:textId="77777777" w:rsidR="00D37408" w:rsidRDefault="00E00C9A">
      <w:pPr>
        <w:numPr>
          <w:ilvl w:val="0"/>
          <w:numId w:val="4"/>
        </w:numPr>
        <w:pBdr>
          <w:top w:val="nil"/>
          <w:left w:val="nil"/>
          <w:bottom w:val="nil"/>
          <w:right w:val="nil"/>
          <w:between w:val="nil"/>
        </w:pBdr>
        <w:spacing w:after="0" w:line="240" w:lineRule="auto"/>
        <w:ind w:left="567" w:hanging="567"/>
        <w:jc w:val="both"/>
        <w:rPr>
          <w:rFonts w:ascii="Montserrat" w:eastAsia="Montserrat" w:hAnsi="Montserrat" w:cs="Montserrat"/>
          <w:color w:val="000000"/>
          <w:sz w:val="24"/>
          <w:szCs w:val="24"/>
        </w:rPr>
      </w:pPr>
      <w:r>
        <w:rPr>
          <w:rFonts w:ascii="Montserrat" w:eastAsia="Montserrat" w:hAnsi="Montserrat" w:cs="Montserrat"/>
          <w:sz w:val="24"/>
          <w:szCs w:val="24"/>
        </w:rPr>
        <w:t>Optimizar la movilidad colectiva motorizada a</w:t>
      </w:r>
      <w:r w:rsidRPr="00677724">
        <w:rPr>
          <w:rFonts w:ascii="Montserrat" w:eastAsia="Montserrat" w:hAnsi="Montserrat" w:cs="Montserrat"/>
          <w:strike/>
          <w:sz w:val="24"/>
          <w:szCs w:val="24"/>
        </w:rPr>
        <w:t xml:space="preserve"> través de un sistema integrado de transporte público urbano, suburbano, metropolitano y foráneo, que</w:t>
      </w:r>
      <w:r>
        <w:rPr>
          <w:rFonts w:ascii="Montserrat" w:eastAsia="Montserrat" w:hAnsi="Montserrat" w:cs="Montserrat"/>
          <w:sz w:val="24"/>
          <w:szCs w:val="24"/>
        </w:rPr>
        <w:t xml:space="preserve"> g</w:t>
      </w:r>
      <w:r w:rsidRPr="00677724">
        <w:rPr>
          <w:rFonts w:ascii="Montserrat" w:eastAsia="Montserrat" w:hAnsi="Montserrat" w:cs="Montserrat"/>
          <w:sz w:val="24"/>
          <w:szCs w:val="24"/>
          <w:highlight w:val="yellow"/>
        </w:rPr>
        <w:t xml:space="preserve">arantice la funcionalidad y convergencia de la movilidad en sus diferentes </w:t>
      </w:r>
      <w:commentRangeStart w:id="300"/>
      <w:r w:rsidRPr="00677724">
        <w:rPr>
          <w:rFonts w:ascii="Montserrat" w:eastAsia="Montserrat" w:hAnsi="Montserrat" w:cs="Montserrat"/>
          <w:sz w:val="24"/>
          <w:szCs w:val="24"/>
          <w:highlight w:val="yellow"/>
        </w:rPr>
        <w:t>modalidades</w:t>
      </w:r>
      <w:commentRangeEnd w:id="300"/>
      <w:r w:rsidR="00677724">
        <w:rPr>
          <w:rStyle w:val="Refdecomentario"/>
        </w:rPr>
        <w:commentReference w:id="300"/>
      </w:r>
      <w:r w:rsidRPr="00677724">
        <w:rPr>
          <w:rFonts w:ascii="Montserrat" w:eastAsia="Montserrat" w:hAnsi="Montserrat" w:cs="Montserrat"/>
          <w:sz w:val="24"/>
          <w:szCs w:val="24"/>
          <w:highlight w:val="yellow"/>
        </w:rPr>
        <w:t>.</w:t>
      </w:r>
    </w:p>
    <w:p w14:paraId="35CFFDBE" w14:textId="77777777" w:rsidR="00D37408" w:rsidRDefault="00D37408">
      <w:pPr>
        <w:pBdr>
          <w:top w:val="nil"/>
          <w:left w:val="nil"/>
          <w:bottom w:val="nil"/>
          <w:right w:val="nil"/>
          <w:between w:val="nil"/>
        </w:pBdr>
        <w:spacing w:after="0" w:line="240" w:lineRule="auto"/>
        <w:ind w:left="567"/>
        <w:jc w:val="both"/>
        <w:rPr>
          <w:rFonts w:ascii="Montserrat" w:eastAsia="Montserrat" w:hAnsi="Montserrat" w:cs="Montserrat"/>
          <w:color w:val="000000"/>
          <w:sz w:val="24"/>
          <w:szCs w:val="24"/>
        </w:rPr>
      </w:pPr>
    </w:p>
    <w:p w14:paraId="074624B7"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28FB26EC"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4610E62E" w14:textId="77777777" w:rsidR="00D37408" w:rsidRDefault="00E00C9A">
      <w:pPr>
        <w:spacing w:after="0" w:line="240" w:lineRule="auto"/>
        <w:jc w:val="both"/>
        <w:rPr>
          <w:rFonts w:ascii="Montserrat" w:eastAsia="Montserrat" w:hAnsi="Montserrat" w:cs="Montserrat"/>
          <w:b/>
          <w:sz w:val="40"/>
          <w:szCs w:val="40"/>
        </w:rPr>
      </w:pPr>
      <w:r>
        <w:rPr>
          <w:rFonts w:ascii="Montserrat" w:eastAsia="Montserrat" w:hAnsi="Montserrat" w:cs="Montserrat"/>
          <w:b/>
          <w:sz w:val="40"/>
          <w:szCs w:val="40"/>
          <w:shd w:val="clear" w:color="auto" w:fill="B7B7B7"/>
        </w:rPr>
        <w:t>ESTRATEGIAS</w:t>
      </w:r>
      <w:r>
        <w:rPr>
          <w:rFonts w:ascii="Montserrat" w:eastAsia="Montserrat" w:hAnsi="Montserrat" w:cs="Montserrat"/>
          <w:b/>
          <w:sz w:val="40"/>
          <w:szCs w:val="40"/>
        </w:rPr>
        <w:t xml:space="preserve"> </w:t>
      </w:r>
    </w:p>
    <w:p w14:paraId="115B4044" w14:textId="77777777" w:rsidR="00D37408" w:rsidRDefault="00D37408">
      <w:pPr>
        <w:spacing w:after="0" w:line="240" w:lineRule="auto"/>
        <w:rPr>
          <w:rFonts w:ascii="Montserrat" w:eastAsia="Montserrat" w:hAnsi="Montserrat" w:cs="Montserrat"/>
          <w:sz w:val="24"/>
          <w:szCs w:val="24"/>
        </w:rPr>
      </w:pPr>
    </w:p>
    <w:p w14:paraId="74BD241A" w14:textId="77777777" w:rsidR="00D37408" w:rsidRDefault="00D37408">
      <w:pPr>
        <w:spacing w:after="0" w:line="240" w:lineRule="auto"/>
        <w:rPr>
          <w:rFonts w:ascii="Montserrat" w:eastAsia="Montserrat" w:hAnsi="Montserrat" w:cs="Montserrat"/>
          <w:sz w:val="24"/>
          <w:szCs w:val="24"/>
        </w:rPr>
      </w:pPr>
    </w:p>
    <w:p w14:paraId="171EEA84" w14:textId="77777777" w:rsidR="00D37408" w:rsidRDefault="00E00C9A">
      <w:pPr>
        <w:spacing w:after="0" w:line="240" w:lineRule="auto"/>
        <w:rPr>
          <w:rFonts w:ascii="Montserrat" w:eastAsia="Montserrat" w:hAnsi="Montserrat" w:cs="Montserrat"/>
          <w:sz w:val="24"/>
          <w:szCs w:val="24"/>
        </w:rPr>
      </w:pPr>
      <w:commentRangeStart w:id="301"/>
      <w:r>
        <w:rPr>
          <w:rFonts w:ascii="Montserrat" w:eastAsia="Montserrat" w:hAnsi="Montserrat" w:cs="Montserrat"/>
          <w:sz w:val="24"/>
          <w:szCs w:val="24"/>
        </w:rPr>
        <w:t>1.1. Regularizar jurídica y administrativamente los sistemas de transporte público en la entidad.</w:t>
      </w:r>
    </w:p>
    <w:p w14:paraId="1817812E" w14:textId="77777777" w:rsidR="00D37408" w:rsidRDefault="00D37408">
      <w:pPr>
        <w:spacing w:after="0" w:line="240" w:lineRule="auto"/>
        <w:rPr>
          <w:rFonts w:ascii="Montserrat" w:eastAsia="Montserrat" w:hAnsi="Montserrat" w:cs="Montserrat"/>
          <w:sz w:val="24"/>
          <w:szCs w:val="24"/>
        </w:rPr>
      </w:pPr>
    </w:p>
    <w:p w14:paraId="58C3702A"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1.2 Verificar el cumplimiento de las normas técnicas de las unidades que prestan el servicio de transporte público, en las diversas materias ambiental, inclusión, accesibilidad, y seguridad, entre otras. </w:t>
      </w:r>
    </w:p>
    <w:p w14:paraId="5CB2ECC6" w14:textId="77777777" w:rsidR="00D37408" w:rsidRDefault="00D37408">
      <w:pPr>
        <w:spacing w:after="0" w:line="240" w:lineRule="auto"/>
        <w:rPr>
          <w:rFonts w:ascii="Montserrat" w:eastAsia="Montserrat" w:hAnsi="Montserrat" w:cs="Montserrat"/>
          <w:sz w:val="24"/>
          <w:szCs w:val="24"/>
        </w:rPr>
      </w:pPr>
    </w:p>
    <w:p w14:paraId="573248E3" w14:textId="77777777" w:rsidR="00D37408" w:rsidRDefault="00E00C9A">
      <w:pPr>
        <w:spacing w:after="0" w:line="240" w:lineRule="auto"/>
        <w:rPr>
          <w:rFonts w:ascii="Montserrat" w:eastAsia="Montserrat" w:hAnsi="Montserrat" w:cs="Montserrat"/>
          <w:color w:val="000000"/>
          <w:sz w:val="24"/>
          <w:szCs w:val="24"/>
        </w:rPr>
      </w:pPr>
      <w:r>
        <w:rPr>
          <w:rFonts w:ascii="Montserrat" w:eastAsia="Montserrat" w:hAnsi="Montserrat" w:cs="Montserrat"/>
          <w:sz w:val="24"/>
          <w:szCs w:val="24"/>
        </w:rPr>
        <w:t>1.3 Desarrollar  infraestructura que contemple la convergencia de todos los sistemas de movilidad existentes, para facilitar la inclusión y accesibilidad de las personas usuarias y sus desplazamientos.</w:t>
      </w:r>
    </w:p>
    <w:p w14:paraId="3F2307F4"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sz w:val="24"/>
          <w:szCs w:val="24"/>
        </w:rPr>
      </w:pPr>
    </w:p>
    <w:p w14:paraId="3DF4ED2A"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1.4 Coordinar la integración de los sistemas de transporte público urbano, suburbano, metropolitano y foráneo, en sus diferentes modalidades</w:t>
      </w:r>
      <w:commentRangeEnd w:id="301"/>
      <w:r w:rsidR="00B36EFF">
        <w:rPr>
          <w:rStyle w:val="Refdecomentario"/>
        </w:rPr>
        <w:commentReference w:id="301"/>
      </w:r>
      <w:r>
        <w:rPr>
          <w:rFonts w:ascii="Montserrat" w:eastAsia="Montserrat" w:hAnsi="Montserrat" w:cs="Montserrat"/>
          <w:sz w:val="24"/>
          <w:szCs w:val="24"/>
        </w:rPr>
        <w:t>.</w:t>
      </w:r>
    </w:p>
    <w:p w14:paraId="783B2FB5" w14:textId="77777777" w:rsidR="00D37408" w:rsidRDefault="00D37408">
      <w:pPr>
        <w:spacing w:after="0" w:line="240" w:lineRule="auto"/>
        <w:rPr>
          <w:rFonts w:ascii="Montserrat" w:eastAsia="Montserrat" w:hAnsi="Montserrat" w:cs="Montserrat"/>
          <w:sz w:val="24"/>
          <w:szCs w:val="24"/>
        </w:rPr>
      </w:pPr>
    </w:p>
    <w:p w14:paraId="11A22F96" w14:textId="77777777" w:rsidR="00D37408" w:rsidRDefault="00D37408">
      <w:pPr>
        <w:spacing w:after="0" w:line="240" w:lineRule="auto"/>
        <w:rPr>
          <w:rFonts w:ascii="Montserrat" w:eastAsia="Montserrat" w:hAnsi="Montserrat" w:cs="Montserrat"/>
          <w:sz w:val="24"/>
          <w:szCs w:val="24"/>
        </w:rPr>
      </w:pPr>
    </w:p>
    <w:p w14:paraId="160858A6" w14:textId="77777777" w:rsidR="00D37408" w:rsidRDefault="00D37408">
      <w:pPr>
        <w:spacing w:after="0" w:line="240" w:lineRule="auto"/>
        <w:rPr>
          <w:rFonts w:ascii="Montserrat" w:eastAsia="Montserrat" w:hAnsi="Montserrat" w:cs="Montserrat"/>
          <w:sz w:val="24"/>
          <w:szCs w:val="24"/>
        </w:rPr>
      </w:pPr>
    </w:p>
    <w:p w14:paraId="593D92E6" w14:textId="77777777" w:rsidR="00D37408" w:rsidRDefault="00D37408">
      <w:pPr>
        <w:spacing w:after="0" w:line="240" w:lineRule="auto"/>
        <w:rPr>
          <w:rFonts w:ascii="Montserrat" w:eastAsia="Montserrat" w:hAnsi="Montserrat" w:cs="Montserrat"/>
          <w:sz w:val="24"/>
          <w:szCs w:val="24"/>
        </w:rPr>
      </w:pPr>
    </w:p>
    <w:p w14:paraId="2A395D0B" w14:textId="77777777" w:rsidR="00D37408" w:rsidRDefault="00D37408">
      <w:pPr>
        <w:spacing w:after="0" w:line="240" w:lineRule="auto"/>
        <w:rPr>
          <w:rFonts w:ascii="Montserrat" w:eastAsia="Montserrat" w:hAnsi="Montserrat" w:cs="Montserrat"/>
          <w:sz w:val="24"/>
          <w:szCs w:val="24"/>
        </w:rPr>
      </w:pPr>
    </w:p>
    <w:p w14:paraId="75B34084" w14:textId="77777777" w:rsidR="00D37408" w:rsidRDefault="00D37408">
      <w:pPr>
        <w:spacing w:after="0" w:line="240" w:lineRule="auto"/>
        <w:rPr>
          <w:rFonts w:ascii="Montserrat" w:eastAsia="Montserrat" w:hAnsi="Montserrat" w:cs="Montserrat"/>
          <w:sz w:val="24"/>
          <w:szCs w:val="24"/>
        </w:rPr>
      </w:pPr>
    </w:p>
    <w:p w14:paraId="78BEF9C4" w14:textId="77777777" w:rsidR="00D37408" w:rsidRDefault="00D37408">
      <w:pPr>
        <w:spacing w:after="0" w:line="240" w:lineRule="auto"/>
        <w:rPr>
          <w:rFonts w:ascii="Montserrat" w:eastAsia="Montserrat" w:hAnsi="Montserrat" w:cs="Montserrat"/>
          <w:sz w:val="24"/>
          <w:szCs w:val="24"/>
        </w:rPr>
      </w:pPr>
    </w:p>
    <w:p w14:paraId="5180D11C" w14:textId="77777777" w:rsidR="00D37408" w:rsidRDefault="00D37408">
      <w:pPr>
        <w:spacing w:after="0" w:line="240" w:lineRule="auto"/>
        <w:rPr>
          <w:rFonts w:ascii="Montserrat" w:eastAsia="Montserrat" w:hAnsi="Montserrat" w:cs="Montserrat"/>
          <w:sz w:val="24"/>
          <w:szCs w:val="24"/>
        </w:rPr>
      </w:pPr>
    </w:p>
    <w:p w14:paraId="55E2F138" w14:textId="77777777" w:rsidR="00D37408" w:rsidRDefault="00D37408">
      <w:pPr>
        <w:spacing w:after="0" w:line="240" w:lineRule="auto"/>
        <w:rPr>
          <w:rFonts w:ascii="Montserrat" w:eastAsia="Montserrat" w:hAnsi="Montserrat" w:cs="Montserrat"/>
          <w:sz w:val="24"/>
          <w:szCs w:val="24"/>
        </w:rPr>
      </w:pPr>
    </w:p>
    <w:p w14:paraId="7E4CC735" w14:textId="77777777" w:rsidR="00D37408" w:rsidRDefault="00D37408">
      <w:pPr>
        <w:spacing w:after="0" w:line="240" w:lineRule="auto"/>
        <w:rPr>
          <w:rFonts w:ascii="Montserrat" w:eastAsia="Montserrat" w:hAnsi="Montserrat" w:cs="Montserrat"/>
          <w:sz w:val="24"/>
          <w:szCs w:val="24"/>
        </w:rPr>
      </w:pPr>
    </w:p>
    <w:p w14:paraId="62834299" w14:textId="77777777" w:rsidR="00D37408" w:rsidRDefault="00D37408">
      <w:pPr>
        <w:spacing w:after="0" w:line="240" w:lineRule="auto"/>
        <w:rPr>
          <w:rFonts w:ascii="Montserrat" w:eastAsia="Montserrat" w:hAnsi="Montserrat" w:cs="Montserrat"/>
          <w:sz w:val="24"/>
          <w:szCs w:val="24"/>
        </w:rPr>
      </w:pPr>
    </w:p>
    <w:p w14:paraId="609EDBA5" w14:textId="77777777" w:rsidR="00D37408" w:rsidRDefault="00D37408">
      <w:pPr>
        <w:spacing w:after="0" w:line="240" w:lineRule="auto"/>
        <w:rPr>
          <w:rFonts w:ascii="Montserrat" w:eastAsia="Montserrat" w:hAnsi="Montserrat" w:cs="Montserrat"/>
          <w:sz w:val="24"/>
          <w:szCs w:val="24"/>
        </w:rPr>
      </w:pPr>
    </w:p>
    <w:p w14:paraId="495D30A4" w14:textId="77777777" w:rsidR="00D37408" w:rsidRDefault="00D37408">
      <w:pPr>
        <w:spacing w:after="0" w:line="240" w:lineRule="auto"/>
        <w:rPr>
          <w:rFonts w:ascii="Montserrat" w:eastAsia="Montserrat" w:hAnsi="Montserrat" w:cs="Montserrat"/>
          <w:sz w:val="24"/>
          <w:szCs w:val="24"/>
        </w:rPr>
      </w:pPr>
    </w:p>
    <w:p w14:paraId="171FEC68" w14:textId="77777777" w:rsidR="00D37408" w:rsidRDefault="00E00C9A">
      <w:pPr>
        <w:spacing w:after="0" w:line="240" w:lineRule="auto"/>
        <w:rPr>
          <w:rFonts w:ascii="Montserrat" w:eastAsia="Montserrat" w:hAnsi="Montserrat" w:cs="Montserrat"/>
          <w:b/>
          <w:sz w:val="40"/>
          <w:szCs w:val="40"/>
          <w:shd w:val="clear" w:color="auto" w:fill="B7B7B7"/>
        </w:rPr>
      </w:pPr>
      <w:r>
        <w:rPr>
          <w:rFonts w:ascii="Montserrat" w:eastAsia="Montserrat" w:hAnsi="Montserrat" w:cs="Montserrat"/>
          <w:b/>
          <w:sz w:val="40"/>
          <w:szCs w:val="40"/>
          <w:shd w:val="clear" w:color="auto" w:fill="B7B7B7"/>
        </w:rPr>
        <w:t xml:space="preserve">LÍNEAS DE </w:t>
      </w:r>
      <w:commentRangeStart w:id="302"/>
      <w:r>
        <w:rPr>
          <w:rFonts w:ascii="Montserrat" w:eastAsia="Montserrat" w:hAnsi="Montserrat" w:cs="Montserrat"/>
          <w:b/>
          <w:sz w:val="40"/>
          <w:szCs w:val="40"/>
          <w:shd w:val="clear" w:color="auto" w:fill="B7B7B7"/>
        </w:rPr>
        <w:t>ACCIÓN</w:t>
      </w:r>
      <w:commentRangeEnd w:id="302"/>
      <w:r w:rsidR="000676E0">
        <w:rPr>
          <w:rStyle w:val="Refdecomentario"/>
        </w:rPr>
        <w:commentReference w:id="302"/>
      </w:r>
    </w:p>
    <w:p w14:paraId="3EBD09AE" w14:textId="77777777" w:rsidR="00D37408" w:rsidRDefault="00D37408">
      <w:pPr>
        <w:spacing w:after="0" w:line="240" w:lineRule="auto"/>
        <w:rPr>
          <w:rFonts w:ascii="Montserrat" w:eastAsia="Montserrat" w:hAnsi="Montserrat" w:cs="Montserrat"/>
          <w:sz w:val="24"/>
          <w:szCs w:val="24"/>
        </w:rPr>
      </w:pPr>
    </w:p>
    <w:p w14:paraId="75291F04"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p>
    <w:p w14:paraId="4597CF3E" w14:textId="77777777" w:rsidR="00D37408" w:rsidRDefault="00E00C9A">
      <w:pPr>
        <w:shd w:val="clear" w:color="auto" w:fill="FFFFFF"/>
        <w:spacing w:after="0" w:line="240" w:lineRule="auto"/>
        <w:jc w:val="both"/>
        <w:rPr>
          <w:rFonts w:ascii="Montserrat" w:eastAsia="Montserrat" w:hAnsi="Montserrat" w:cs="Montserrat"/>
          <w:color w:val="333333"/>
          <w:sz w:val="24"/>
          <w:szCs w:val="24"/>
        </w:rPr>
      </w:pPr>
      <w:commentRangeStart w:id="303"/>
      <w:r>
        <w:rPr>
          <w:rFonts w:ascii="Montserrat" w:eastAsia="Montserrat" w:hAnsi="Montserrat" w:cs="Montserrat"/>
          <w:color w:val="333333"/>
          <w:sz w:val="24"/>
          <w:szCs w:val="24"/>
        </w:rPr>
        <w:t xml:space="preserve">1.1.1 Regularización jurídica de títulos de concesion del transporte público </w:t>
      </w:r>
    </w:p>
    <w:p w14:paraId="6BF661DA" w14:textId="77777777" w:rsidR="00D37408" w:rsidRDefault="00D37408">
      <w:pPr>
        <w:shd w:val="clear" w:color="auto" w:fill="FFFFFF"/>
        <w:spacing w:after="0" w:line="240" w:lineRule="auto"/>
        <w:jc w:val="both"/>
        <w:rPr>
          <w:rFonts w:ascii="Montserrat" w:eastAsia="Montserrat" w:hAnsi="Montserrat" w:cs="Montserrat"/>
          <w:color w:val="333333"/>
          <w:sz w:val="24"/>
          <w:szCs w:val="24"/>
        </w:rPr>
      </w:pPr>
    </w:p>
    <w:p w14:paraId="6614CA59"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1.1.2. Regularización administrativa y digitalización de los expedientes de las personas concesionarias.</w:t>
      </w:r>
    </w:p>
    <w:p w14:paraId="46A3B6BC" w14:textId="77777777" w:rsidR="00D37408" w:rsidRDefault="00D37408">
      <w:pPr>
        <w:shd w:val="clear" w:color="auto" w:fill="FFFFFF"/>
        <w:spacing w:after="0" w:line="240" w:lineRule="auto"/>
        <w:jc w:val="both"/>
        <w:rPr>
          <w:rFonts w:ascii="Montserrat" w:eastAsia="Montserrat" w:hAnsi="Montserrat" w:cs="Montserrat"/>
          <w:sz w:val="24"/>
          <w:szCs w:val="24"/>
        </w:rPr>
      </w:pPr>
    </w:p>
    <w:p w14:paraId="11A6348C"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1.1.3 Fortalecer el funcionamiento del </w:t>
      </w:r>
      <w:commentRangeStart w:id="304"/>
      <w:r>
        <w:rPr>
          <w:rFonts w:ascii="Montserrat" w:eastAsia="Montserrat" w:hAnsi="Montserrat" w:cs="Montserrat"/>
          <w:color w:val="000000"/>
          <w:sz w:val="24"/>
          <w:szCs w:val="24"/>
        </w:rPr>
        <w:t>SICAC</w:t>
      </w:r>
      <w:commentRangeEnd w:id="304"/>
      <w:r w:rsidR="000C718E">
        <w:rPr>
          <w:rStyle w:val="Refdecomentario"/>
        </w:rPr>
        <w:commentReference w:id="304"/>
      </w:r>
      <w:r>
        <w:rPr>
          <w:rFonts w:ascii="Montserrat" w:eastAsia="Montserrat" w:hAnsi="Montserrat" w:cs="Montserrat"/>
          <w:color w:val="000000"/>
          <w:sz w:val="24"/>
          <w:szCs w:val="24"/>
        </w:rPr>
        <w:t xml:space="preserve"> (Sistema de Control </w:t>
      </w:r>
      <w:r>
        <w:rPr>
          <w:rFonts w:ascii="Montserrat" w:eastAsia="Montserrat" w:hAnsi="Montserrat" w:cs="Montserrat"/>
          <w:sz w:val="24"/>
          <w:szCs w:val="24"/>
        </w:rPr>
        <w:t>y</w:t>
      </w:r>
      <w:r>
        <w:rPr>
          <w:rFonts w:ascii="Montserrat" w:eastAsia="Montserrat" w:hAnsi="Montserrat" w:cs="Montserrat"/>
          <w:color w:val="000000"/>
          <w:sz w:val="24"/>
          <w:szCs w:val="24"/>
        </w:rPr>
        <w:t xml:space="preserve"> Administración de Concesiones).</w:t>
      </w:r>
    </w:p>
    <w:p w14:paraId="303AA811"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554E5969"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1.1.4. Fortalecer el funcionamiento</w:t>
      </w:r>
      <w:r>
        <w:rPr>
          <w:rFonts w:ascii="Montserrat" w:eastAsia="Montserrat" w:hAnsi="Montserrat" w:cs="Montserrat"/>
          <w:color w:val="000000"/>
          <w:sz w:val="24"/>
          <w:szCs w:val="24"/>
        </w:rPr>
        <w:t xml:space="preserve"> del Programa RETO (Registro Estatal de Transporte de Oaxaca.</w:t>
      </w:r>
    </w:p>
    <w:commentRangeEnd w:id="303"/>
    <w:p w14:paraId="39C8E4B1" w14:textId="77777777" w:rsidR="00D37408" w:rsidRDefault="000B0064">
      <w:pPr>
        <w:spacing w:after="0" w:line="240" w:lineRule="auto"/>
        <w:rPr>
          <w:rFonts w:ascii="Montserrat" w:eastAsia="Montserrat" w:hAnsi="Montserrat" w:cs="Montserrat"/>
          <w:sz w:val="24"/>
          <w:szCs w:val="24"/>
        </w:rPr>
      </w:pPr>
      <w:r>
        <w:rPr>
          <w:rStyle w:val="Refdecomentario"/>
        </w:rPr>
        <w:commentReference w:id="303"/>
      </w:r>
    </w:p>
    <w:p w14:paraId="6AFA2214"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1.1.5 C</w:t>
      </w:r>
      <w:commentRangeStart w:id="305"/>
      <w:r>
        <w:rPr>
          <w:rFonts w:ascii="Montserrat" w:eastAsia="Montserrat" w:hAnsi="Montserrat" w:cs="Montserrat"/>
          <w:sz w:val="24"/>
          <w:szCs w:val="24"/>
        </w:rPr>
        <w:t>oordinar la renovación del parque vehicular del transporte públ</w:t>
      </w:r>
      <w:commentRangeEnd w:id="305"/>
      <w:r w:rsidR="00D3328F">
        <w:rPr>
          <w:rStyle w:val="Refdecomentario"/>
        </w:rPr>
        <w:commentReference w:id="305"/>
      </w:r>
      <w:r>
        <w:rPr>
          <w:rFonts w:ascii="Montserrat" w:eastAsia="Montserrat" w:hAnsi="Montserrat" w:cs="Montserrat"/>
          <w:sz w:val="24"/>
          <w:szCs w:val="24"/>
        </w:rPr>
        <w:t xml:space="preserve">ico, verificando el cumplimiento de las normas técnicas en la materia.  </w:t>
      </w:r>
    </w:p>
    <w:p w14:paraId="18FA59EC" w14:textId="77777777" w:rsidR="00D37408" w:rsidRDefault="00D37408">
      <w:pPr>
        <w:spacing w:after="0" w:line="240" w:lineRule="auto"/>
        <w:jc w:val="both"/>
        <w:rPr>
          <w:rFonts w:ascii="Montserrat" w:eastAsia="Montserrat" w:hAnsi="Montserrat" w:cs="Montserrat"/>
          <w:sz w:val="24"/>
          <w:szCs w:val="24"/>
        </w:rPr>
      </w:pPr>
    </w:p>
    <w:p w14:paraId="74A3BF4E" w14:textId="6CDB73A6"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1.1.6 Promover la incorporación en el transporte público de avances tecnológicos para la protección del medio ambiente </w:t>
      </w:r>
      <w:r w:rsidR="00D3328F">
        <w:rPr>
          <w:rFonts w:ascii="Montserrat" w:eastAsia="Montserrat" w:hAnsi="Montserrat" w:cs="Montserrat"/>
          <w:sz w:val="24"/>
          <w:szCs w:val="24"/>
        </w:rPr>
        <w:t xml:space="preserve">. </w:t>
      </w:r>
    </w:p>
    <w:p w14:paraId="48EF060D"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1.1.7 D</w:t>
      </w:r>
      <w:commentRangeStart w:id="306"/>
      <w:r>
        <w:rPr>
          <w:rFonts w:ascii="Montserrat" w:eastAsia="Montserrat" w:hAnsi="Montserrat" w:cs="Montserrat"/>
          <w:sz w:val="24"/>
          <w:szCs w:val="24"/>
        </w:rPr>
        <w:t>esarrollar  infraestructura que contemple la convergencia de todos los sistemas de movilidad existentes, así como la focalización de nodos de transporte en zonas con alta densidad poblacional, zonas comerciales, y convergencia de rutas alimentadoras de transporte regional en las entradas de las principales ciudades.</w:t>
      </w:r>
      <w:commentRangeEnd w:id="306"/>
      <w:r w:rsidR="00D3328F">
        <w:rPr>
          <w:rStyle w:val="Refdecomentario"/>
        </w:rPr>
        <w:commentReference w:id="306"/>
      </w:r>
    </w:p>
    <w:p w14:paraId="14C7FE29" w14:textId="77777777" w:rsidR="00D37408" w:rsidRDefault="00D37408">
      <w:pPr>
        <w:spacing w:after="0" w:line="240" w:lineRule="auto"/>
        <w:ind w:left="720"/>
        <w:jc w:val="both"/>
        <w:rPr>
          <w:rFonts w:ascii="Montserrat" w:eastAsia="Montserrat" w:hAnsi="Montserrat" w:cs="Montserrat"/>
          <w:sz w:val="24"/>
          <w:szCs w:val="24"/>
        </w:rPr>
      </w:pPr>
    </w:p>
    <w:p w14:paraId="576E31C7"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1.1.8 Coordinar el reordenamiento de rutas, derroteros e itinerarios para la articulación de los servicios de transporte público en sus diferentes modalidades. </w:t>
      </w:r>
    </w:p>
    <w:p w14:paraId="397872B0"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5CD4AA25"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65902FF8" w14:textId="77777777" w:rsidR="00D37408" w:rsidRDefault="00E00C9A">
      <w:pPr>
        <w:spacing w:after="0" w:line="240" w:lineRule="auto"/>
        <w:rPr>
          <w:rFonts w:ascii="Montserrat" w:eastAsia="Montserrat" w:hAnsi="Montserrat" w:cs="Montserrat"/>
          <w:sz w:val="24"/>
          <w:szCs w:val="24"/>
          <w:highlight w:val="yellow"/>
        </w:rPr>
      </w:pPr>
      <w:r>
        <w:rPr>
          <w:rFonts w:ascii="Montserrat" w:eastAsia="Montserrat" w:hAnsi="Montserrat" w:cs="Montserrat"/>
          <w:b/>
          <w:sz w:val="40"/>
          <w:szCs w:val="40"/>
          <w:highlight w:val="lightGray"/>
        </w:rPr>
        <w:t>INDICADORES</w:t>
      </w:r>
    </w:p>
    <w:p w14:paraId="678D37D3"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2FA387B9" w14:textId="77777777" w:rsidR="00D37408" w:rsidRDefault="00E00C9A">
      <w:pPr>
        <w:numPr>
          <w:ilvl w:val="0"/>
          <w:numId w:val="5"/>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Número de sistemas integrados de transporte en zonas urbanas.</w:t>
      </w:r>
    </w:p>
    <w:p w14:paraId="2F9A9787"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sz w:val="24"/>
          <w:szCs w:val="24"/>
        </w:rPr>
      </w:pPr>
    </w:p>
    <w:p w14:paraId="58B3EF48" w14:textId="77777777" w:rsidR="00D37408" w:rsidRDefault="00E00C9A">
      <w:pPr>
        <w:numPr>
          <w:ilvl w:val="0"/>
          <w:numId w:val="5"/>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Porcentaje del transporte público concesionado regulado en sus diferentes modalidades.</w:t>
      </w:r>
    </w:p>
    <w:p w14:paraId="09EF83D0"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sz w:val="24"/>
          <w:szCs w:val="24"/>
        </w:rPr>
      </w:pPr>
    </w:p>
    <w:p w14:paraId="44A07032" w14:textId="77777777" w:rsidR="00D37408" w:rsidRDefault="00E00C9A">
      <w:pPr>
        <w:numPr>
          <w:ilvl w:val="0"/>
          <w:numId w:val="5"/>
        </w:numPr>
        <w:pBdr>
          <w:top w:val="nil"/>
          <w:left w:val="nil"/>
          <w:bottom w:val="nil"/>
          <w:right w:val="nil"/>
          <w:between w:val="nil"/>
        </w:pBd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Número de unidades renovadas del parque vehicular del servicio de transporte público concesionado.</w:t>
      </w:r>
    </w:p>
    <w:p w14:paraId="59FCF964"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58F85941"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4A84E9FB"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68111414"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723C318F" w14:textId="77777777" w:rsidR="00D37408" w:rsidRDefault="00E00C9A">
      <w:pPr>
        <w:numPr>
          <w:ilvl w:val="0"/>
          <w:numId w:val="9"/>
        </w:numPr>
        <w:pBdr>
          <w:top w:val="nil"/>
          <w:left w:val="nil"/>
          <w:bottom w:val="nil"/>
          <w:right w:val="nil"/>
          <w:between w:val="nil"/>
        </w:pBdr>
        <w:spacing w:after="0" w:line="240" w:lineRule="auto"/>
        <w:ind w:left="851" w:hanging="873"/>
        <w:rPr>
          <w:rFonts w:ascii="Montserrat" w:eastAsia="Montserrat" w:hAnsi="Montserrat" w:cs="Montserrat"/>
          <w:b/>
          <w:color w:val="000000"/>
          <w:sz w:val="40"/>
          <w:szCs w:val="40"/>
        </w:rPr>
      </w:pPr>
      <w:r>
        <w:rPr>
          <w:rFonts w:ascii="Montserrat" w:eastAsia="Montserrat" w:hAnsi="Montserrat" w:cs="Montserrat"/>
          <w:b/>
          <w:color w:val="000000"/>
          <w:sz w:val="40"/>
          <w:szCs w:val="40"/>
        </w:rPr>
        <w:t>SUBTEMA 3 – MOVILIDAD DE CARGA</w:t>
      </w:r>
    </w:p>
    <w:p w14:paraId="0A46232E"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3FC0424D" w14:textId="77777777" w:rsidR="00D37408" w:rsidRDefault="00E00C9A">
      <w:pPr>
        <w:spacing w:after="0" w:line="240" w:lineRule="auto"/>
        <w:rPr>
          <w:rFonts w:ascii="Montserrat" w:eastAsia="Montserrat" w:hAnsi="Montserrat" w:cs="Montserrat"/>
          <w:sz w:val="24"/>
          <w:szCs w:val="24"/>
          <w:u w:val="single"/>
          <w:shd w:val="clear" w:color="auto" w:fill="B7B7B7"/>
        </w:rPr>
      </w:pPr>
      <w:r>
        <w:rPr>
          <w:rFonts w:ascii="Montserrat" w:eastAsia="Montserrat" w:hAnsi="Montserrat" w:cs="Montserrat"/>
          <w:b/>
          <w:sz w:val="30"/>
          <w:szCs w:val="30"/>
          <w:u w:val="single"/>
          <w:shd w:val="clear" w:color="auto" w:fill="B7B7B7"/>
        </w:rPr>
        <w:t>DIAGNÓSTICO</w:t>
      </w:r>
    </w:p>
    <w:p w14:paraId="4DBC4C5A" w14:textId="77777777" w:rsidR="00D37408" w:rsidRDefault="00D37408">
      <w:pPr>
        <w:spacing w:after="0" w:line="240" w:lineRule="auto"/>
        <w:jc w:val="both"/>
        <w:rPr>
          <w:rFonts w:ascii="Montserrat" w:eastAsia="Montserrat" w:hAnsi="Montserrat" w:cs="Montserrat"/>
          <w:sz w:val="24"/>
          <w:szCs w:val="24"/>
        </w:rPr>
      </w:pPr>
    </w:p>
    <w:p w14:paraId="4BCA045E" w14:textId="77777777" w:rsidR="00D37408" w:rsidRDefault="00E00C9A">
      <w:pPr>
        <w:spacing w:after="0" w:line="240" w:lineRule="auto"/>
        <w:jc w:val="both"/>
        <w:rPr>
          <w:rFonts w:ascii="Montserrat" w:eastAsia="Montserrat" w:hAnsi="Montserrat" w:cs="Montserrat"/>
          <w:sz w:val="24"/>
          <w:szCs w:val="24"/>
        </w:rPr>
      </w:pPr>
      <w:r w:rsidRPr="00D3328F">
        <w:rPr>
          <w:rFonts w:ascii="Montserrat" w:eastAsia="Montserrat" w:hAnsi="Montserrat" w:cs="Montserrat"/>
          <w:sz w:val="24"/>
          <w:szCs w:val="24"/>
          <w:highlight w:val="yellow"/>
        </w:rPr>
        <w:t xml:space="preserve">El </w:t>
      </w:r>
      <w:r w:rsidRPr="00D3328F">
        <w:rPr>
          <w:rFonts w:ascii="Montserrat" w:eastAsia="Montserrat" w:hAnsi="Montserrat" w:cs="Montserrat"/>
          <w:b/>
          <w:sz w:val="24"/>
          <w:szCs w:val="24"/>
          <w:highlight w:val="yellow"/>
        </w:rPr>
        <w:t>transporte de bienes y mercancías</w:t>
      </w:r>
      <w:r w:rsidRPr="00D3328F">
        <w:rPr>
          <w:rFonts w:ascii="Montserrat" w:eastAsia="Montserrat" w:hAnsi="Montserrat" w:cs="Montserrat"/>
          <w:sz w:val="24"/>
          <w:szCs w:val="24"/>
          <w:highlight w:val="yellow"/>
        </w:rPr>
        <w:t xml:space="preserve"> es fundamental para el funcionamiento de las actividades económicas y el abasto de la población. De las 900.4 millones de toneladas de mercancías y productos que se </w:t>
      </w:r>
      <w:commentRangeStart w:id="307"/>
      <w:r w:rsidRPr="00D3328F">
        <w:rPr>
          <w:rFonts w:ascii="Montserrat" w:eastAsia="Montserrat" w:hAnsi="Montserrat" w:cs="Montserrat"/>
          <w:sz w:val="24"/>
          <w:szCs w:val="24"/>
          <w:highlight w:val="yellow"/>
        </w:rPr>
        <w:t>movilizaron</w:t>
      </w:r>
      <w:commentRangeEnd w:id="307"/>
      <w:r w:rsidR="00D3328F">
        <w:rPr>
          <w:rStyle w:val="Refdecomentario"/>
        </w:rPr>
        <w:commentReference w:id="307"/>
      </w:r>
      <w:r w:rsidRPr="00D3328F">
        <w:rPr>
          <w:rFonts w:ascii="Montserrat" w:eastAsia="Montserrat" w:hAnsi="Montserrat" w:cs="Montserrat"/>
          <w:sz w:val="24"/>
          <w:szCs w:val="24"/>
          <w:highlight w:val="yellow"/>
        </w:rPr>
        <w:t xml:space="preserve"> en 2020 en todo el territorio nacional, el 56.9% se realizó a través del autotransporte de carga (512.7 millones de toneladas), valor por encima de los modos marítimos, ferroviarios y aéreos.</w:t>
      </w:r>
      <w:r>
        <w:rPr>
          <w:rFonts w:ascii="Montserrat" w:eastAsia="Montserrat" w:hAnsi="Montserrat" w:cs="Montserrat"/>
          <w:sz w:val="24"/>
          <w:szCs w:val="24"/>
          <w:vertAlign w:val="superscript"/>
        </w:rPr>
        <w:footnoteReference w:id="16"/>
      </w:r>
    </w:p>
    <w:p w14:paraId="201664AA" w14:textId="77777777" w:rsidR="00D37408" w:rsidRDefault="00D37408">
      <w:pPr>
        <w:spacing w:after="0" w:line="240" w:lineRule="auto"/>
        <w:jc w:val="both"/>
        <w:rPr>
          <w:rFonts w:ascii="Montserrat" w:eastAsia="Montserrat" w:hAnsi="Montserrat" w:cs="Montserrat"/>
          <w:sz w:val="24"/>
          <w:szCs w:val="24"/>
        </w:rPr>
      </w:pPr>
    </w:p>
    <w:p w14:paraId="1620916C" w14:textId="77777777" w:rsidR="00D37408" w:rsidRDefault="00E00C9A">
      <w:pPr>
        <w:spacing w:after="0" w:line="240" w:lineRule="auto"/>
        <w:jc w:val="both"/>
        <w:rPr>
          <w:rFonts w:ascii="Montserrat" w:eastAsia="Montserrat" w:hAnsi="Montserrat" w:cs="Montserrat"/>
          <w:sz w:val="24"/>
          <w:szCs w:val="24"/>
        </w:rPr>
      </w:pPr>
      <w:r w:rsidRPr="00D3328F">
        <w:rPr>
          <w:rFonts w:ascii="Montserrat" w:eastAsia="Montserrat" w:hAnsi="Montserrat" w:cs="Montserrat"/>
          <w:sz w:val="24"/>
          <w:szCs w:val="24"/>
          <w:highlight w:val="yellow"/>
        </w:rPr>
        <w:t>La Secretaría de Movilidad tiene registradas 855 unidades para carga ligera (vehículos con capacidad de carga no mayor a 3.5 toneladas), 421 para carga en general (vehículos con capacidad de carga mayor a 3.5 toneladas), 806 unidades para acarreo de agua (pipas), 2,402 para acarreo de materiales (volteos), y 92 con equipo y aditamentos adicionales para el transporte de carga especializada</w:t>
      </w:r>
      <w:commentRangeStart w:id="308"/>
      <w:r w:rsidRPr="00D3328F">
        <w:rPr>
          <w:rFonts w:ascii="Montserrat" w:eastAsia="Montserrat" w:hAnsi="Montserrat" w:cs="Montserrat"/>
          <w:sz w:val="24"/>
          <w:szCs w:val="24"/>
          <w:highlight w:val="yellow"/>
        </w:rPr>
        <w:t>.</w:t>
      </w:r>
      <w:r w:rsidRPr="00D3328F">
        <w:rPr>
          <w:rFonts w:ascii="Montserrat" w:eastAsia="Montserrat" w:hAnsi="Montserrat" w:cs="Montserrat"/>
          <w:sz w:val="24"/>
          <w:szCs w:val="24"/>
          <w:highlight w:val="yellow"/>
          <w:vertAlign w:val="superscript"/>
        </w:rPr>
        <w:footnoteReference w:id="17"/>
      </w:r>
      <w:commentRangeEnd w:id="308"/>
      <w:r w:rsidR="00D3328F">
        <w:rPr>
          <w:rStyle w:val="Refdecomentario"/>
        </w:rPr>
        <w:commentReference w:id="308"/>
      </w:r>
    </w:p>
    <w:p w14:paraId="7A779088" w14:textId="77777777" w:rsidR="00D37408" w:rsidRDefault="00D37408">
      <w:pPr>
        <w:spacing w:after="0" w:line="240" w:lineRule="auto"/>
        <w:jc w:val="both"/>
        <w:rPr>
          <w:rFonts w:ascii="Montserrat" w:eastAsia="Montserrat" w:hAnsi="Montserrat" w:cs="Montserrat"/>
          <w:sz w:val="24"/>
          <w:szCs w:val="24"/>
        </w:rPr>
      </w:pPr>
    </w:p>
    <w:p w14:paraId="57F0A95E" w14:textId="77777777" w:rsidR="00D37408" w:rsidRPr="00D3328F" w:rsidRDefault="00E00C9A">
      <w:pPr>
        <w:spacing w:after="0" w:line="240" w:lineRule="auto"/>
        <w:jc w:val="both"/>
        <w:rPr>
          <w:rFonts w:ascii="Montserrat" w:eastAsia="Montserrat" w:hAnsi="Montserrat" w:cs="Montserrat"/>
          <w:sz w:val="24"/>
          <w:szCs w:val="24"/>
          <w:highlight w:val="yellow"/>
        </w:rPr>
      </w:pPr>
      <w:r w:rsidRPr="00D3328F">
        <w:rPr>
          <w:rFonts w:ascii="Montserrat" w:eastAsia="Montserrat" w:hAnsi="Montserrat" w:cs="Montserrat"/>
          <w:sz w:val="24"/>
          <w:szCs w:val="24"/>
          <w:highlight w:val="yellow"/>
        </w:rPr>
        <w:lastRenderedPageBreak/>
        <w:t xml:space="preserve">El transporte de carga requiere de más y mejor infraestructura para reducir los </w:t>
      </w:r>
      <w:r w:rsidRPr="00D3328F">
        <w:rPr>
          <w:rFonts w:ascii="Montserrat" w:eastAsia="Montserrat" w:hAnsi="Montserrat" w:cs="Montserrat"/>
          <w:b/>
          <w:sz w:val="24"/>
          <w:szCs w:val="24"/>
          <w:highlight w:val="yellow"/>
        </w:rPr>
        <w:t>costos de logística y distribución</w:t>
      </w:r>
      <w:r w:rsidRPr="00D3328F">
        <w:rPr>
          <w:rFonts w:ascii="Montserrat" w:eastAsia="Montserrat" w:hAnsi="Montserrat" w:cs="Montserrat"/>
          <w:sz w:val="24"/>
          <w:szCs w:val="24"/>
          <w:highlight w:val="yellow"/>
        </w:rPr>
        <w:t xml:space="preserve"> que </w:t>
      </w:r>
      <w:commentRangeStart w:id="309"/>
      <w:r w:rsidRPr="00D3328F">
        <w:rPr>
          <w:rFonts w:ascii="Montserrat" w:eastAsia="Montserrat" w:hAnsi="Montserrat" w:cs="Montserrat"/>
          <w:sz w:val="24"/>
          <w:szCs w:val="24"/>
          <w:highlight w:val="yellow"/>
        </w:rPr>
        <w:t>encarecen</w:t>
      </w:r>
      <w:commentRangeEnd w:id="309"/>
      <w:r w:rsidR="00D3328F">
        <w:rPr>
          <w:rStyle w:val="Refdecomentario"/>
        </w:rPr>
        <w:commentReference w:id="309"/>
      </w:r>
      <w:r w:rsidRPr="00D3328F">
        <w:rPr>
          <w:rFonts w:ascii="Montserrat" w:eastAsia="Montserrat" w:hAnsi="Montserrat" w:cs="Montserrat"/>
          <w:sz w:val="24"/>
          <w:szCs w:val="24"/>
          <w:highlight w:val="yellow"/>
        </w:rPr>
        <w:t xml:space="preserve"> la producción económica y reducen la competitividad de nuestra entidad. De acuerdo con TRANSPORTE.MX, l</w:t>
      </w:r>
      <w:r w:rsidRPr="00D3328F">
        <w:rPr>
          <w:rFonts w:ascii="Montserrat" w:eastAsia="Montserrat" w:hAnsi="Montserrat" w:cs="Montserrat"/>
          <w:color w:val="2C2F34"/>
          <w:sz w:val="24"/>
          <w:szCs w:val="24"/>
          <w:highlight w:val="yellow"/>
        </w:rPr>
        <w:t>os costos logísticos en las empresas mexicanas equivalen al 10.3% de las ventas, de los cuales 40% están relacionados a transporte.</w:t>
      </w:r>
      <w:r w:rsidRPr="00D3328F">
        <w:rPr>
          <w:rFonts w:ascii="Montserrat" w:eastAsia="Montserrat" w:hAnsi="Montserrat" w:cs="Montserrat"/>
          <w:color w:val="2C2F34"/>
          <w:sz w:val="24"/>
          <w:szCs w:val="24"/>
          <w:highlight w:val="yellow"/>
          <w:vertAlign w:val="superscript"/>
        </w:rPr>
        <w:footnoteReference w:id="18"/>
      </w:r>
      <w:r w:rsidRPr="00D3328F">
        <w:rPr>
          <w:rFonts w:ascii="Montserrat" w:eastAsia="Montserrat" w:hAnsi="Montserrat" w:cs="Montserrat"/>
          <w:color w:val="2C2F34"/>
          <w:sz w:val="24"/>
          <w:szCs w:val="24"/>
          <w:highlight w:val="yellow"/>
        </w:rPr>
        <w:t xml:space="preserve"> Las características geográficas de nuestra entidad, así como la falta de infraestructura incrementan de manera considerable los costos de logística y transporte. </w:t>
      </w:r>
    </w:p>
    <w:p w14:paraId="469E4DA5" w14:textId="77777777" w:rsidR="00D37408" w:rsidRPr="00D3328F" w:rsidRDefault="00D37408">
      <w:pPr>
        <w:spacing w:after="0" w:line="240" w:lineRule="auto"/>
        <w:jc w:val="both"/>
        <w:rPr>
          <w:rFonts w:ascii="Montserrat" w:eastAsia="Montserrat" w:hAnsi="Montserrat" w:cs="Montserrat"/>
          <w:sz w:val="24"/>
          <w:szCs w:val="24"/>
          <w:highlight w:val="yellow"/>
        </w:rPr>
      </w:pPr>
    </w:p>
    <w:p w14:paraId="42158C42" w14:textId="77777777" w:rsidR="00D37408" w:rsidRDefault="00E00C9A">
      <w:pPr>
        <w:spacing w:after="0" w:line="240" w:lineRule="auto"/>
        <w:jc w:val="both"/>
        <w:rPr>
          <w:rFonts w:ascii="Montserrat" w:eastAsia="Montserrat" w:hAnsi="Montserrat" w:cs="Montserrat"/>
          <w:sz w:val="24"/>
          <w:szCs w:val="24"/>
        </w:rPr>
      </w:pPr>
      <w:r w:rsidRPr="00D3328F">
        <w:rPr>
          <w:rFonts w:ascii="Montserrat" w:eastAsia="Montserrat" w:hAnsi="Montserrat" w:cs="Montserrat"/>
          <w:sz w:val="24"/>
          <w:szCs w:val="24"/>
          <w:highlight w:val="yellow"/>
        </w:rPr>
        <w:t>La movilidad de bienes y mercancías requiere del desarrollo de infraestructura para el transporte de bienes y mercancías de manera más eficiente y competitiva, que reduzca los costos de producción, permita acceder a productos más económicos, y facilite a nuestros productores y productoras transportar sus productos a los mercados locales y nacionales.</w:t>
      </w:r>
      <w:r>
        <w:rPr>
          <w:rFonts w:ascii="Montserrat" w:eastAsia="Montserrat" w:hAnsi="Montserrat" w:cs="Montserrat"/>
          <w:sz w:val="24"/>
          <w:szCs w:val="24"/>
        </w:rPr>
        <w:t xml:space="preserve"> </w:t>
      </w:r>
    </w:p>
    <w:p w14:paraId="4FB2873C" w14:textId="77777777" w:rsidR="00D37408" w:rsidRDefault="00D37408">
      <w:pPr>
        <w:spacing w:after="0" w:line="240" w:lineRule="auto"/>
        <w:jc w:val="both"/>
        <w:rPr>
          <w:rFonts w:ascii="Montserrat" w:eastAsia="Montserrat" w:hAnsi="Montserrat" w:cs="Montserrat"/>
          <w:sz w:val="24"/>
          <w:szCs w:val="24"/>
        </w:rPr>
      </w:pPr>
    </w:p>
    <w:p w14:paraId="0EFAD8AC" w14:textId="77777777" w:rsidR="00D37408" w:rsidRPr="00D3328F" w:rsidRDefault="00E00C9A">
      <w:pPr>
        <w:spacing w:after="0" w:line="240" w:lineRule="auto"/>
        <w:jc w:val="both"/>
        <w:rPr>
          <w:rFonts w:ascii="Montserrat" w:eastAsia="Montserrat" w:hAnsi="Montserrat" w:cs="Montserrat"/>
          <w:b/>
          <w:sz w:val="24"/>
          <w:szCs w:val="24"/>
        </w:rPr>
      </w:pPr>
      <w:r w:rsidRPr="00D3328F">
        <w:rPr>
          <w:rFonts w:ascii="Montserrat" w:eastAsia="Montserrat" w:hAnsi="Montserrat" w:cs="Montserrat"/>
          <w:b/>
          <w:sz w:val="24"/>
          <w:szCs w:val="24"/>
          <w:highlight w:val="yellow"/>
        </w:rPr>
        <w:t xml:space="preserve">El proyecto del corredor interoceánico en el Istmo de Tehuantepec, así como el proyecto de autopista Oaxaca-Tuxtepec, y </w:t>
      </w:r>
      <w:commentRangeStart w:id="310"/>
      <w:r w:rsidRPr="00D3328F">
        <w:rPr>
          <w:rFonts w:ascii="Montserrat" w:eastAsia="Montserrat" w:hAnsi="Montserrat" w:cs="Montserrat"/>
          <w:b/>
          <w:sz w:val="24"/>
          <w:szCs w:val="24"/>
          <w:highlight w:val="yellow"/>
        </w:rPr>
        <w:t>Oaxaca</w:t>
      </w:r>
      <w:commentRangeEnd w:id="310"/>
      <w:r w:rsidR="00D3328F">
        <w:rPr>
          <w:rStyle w:val="Refdecomentario"/>
        </w:rPr>
        <w:commentReference w:id="310"/>
      </w:r>
      <w:r w:rsidRPr="00D3328F">
        <w:rPr>
          <w:rFonts w:ascii="Montserrat" w:eastAsia="Montserrat" w:hAnsi="Montserrat" w:cs="Montserrat"/>
          <w:b/>
          <w:sz w:val="24"/>
          <w:szCs w:val="24"/>
          <w:highlight w:val="yellow"/>
        </w:rPr>
        <w:t>-Puerto Escondido, transformarán la dinámica del transporte de carga en nuestro estado.  Es importante fortalecer la regularización, control y vigilancia del transporte de carga, con el objetivo de mejorar la competitividad y combatir prácticas monopólicas o de competencia desleal.</w:t>
      </w:r>
    </w:p>
    <w:p w14:paraId="48570A16" w14:textId="77777777" w:rsidR="00D37408" w:rsidRDefault="00D37408">
      <w:pPr>
        <w:spacing w:after="0" w:line="240" w:lineRule="auto"/>
        <w:jc w:val="both"/>
        <w:rPr>
          <w:rFonts w:ascii="Montserrat" w:eastAsia="Montserrat" w:hAnsi="Montserrat" w:cs="Montserrat"/>
          <w:sz w:val="24"/>
          <w:szCs w:val="24"/>
        </w:rPr>
      </w:pPr>
    </w:p>
    <w:p w14:paraId="4E2AD265" w14:textId="77777777" w:rsidR="00D37408" w:rsidRDefault="00D37408">
      <w:pPr>
        <w:spacing w:after="0" w:line="240" w:lineRule="auto"/>
        <w:jc w:val="both"/>
        <w:rPr>
          <w:rFonts w:ascii="Montserrat" w:eastAsia="Montserrat" w:hAnsi="Montserrat" w:cs="Montserrat"/>
          <w:sz w:val="24"/>
          <w:szCs w:val="24"/>
        </w:rPr>
      </w:pPr>
    </w:p>
    <w:p w14:paraId="5BD655D0" w14:textId="77777777" w:rsidR="00D37408" w:rsidRDefault="00D37408">
      <w:pPr>
        <w:spacing w:after="0" w:line="240" w:lineRule="auto"/>
        <w:jc w:val="both"/>
        <w:rPr>
          <w:rFonts w:ascii="Montserrat" w:eastAsia="Montserrat" w:hAnsi="Montserrat" w:cs="Montserrat"/>
          <w:b/>
          <w:sz w:val="24"/>
          <w:szCs w:val="24"/>
          <w:highlight w:val="yellow"/>
        </w:rPr>
      </w:pPr>
    </w:p>
    <w:p w14:paraId="48A706B2" w14:textId="77777777" w:rsidR="00D37408" w:rsidRDefault="00E00C9A">
      <w:pPr>
        <w:spacing w:after="0" w:line="240" w:lineRule="auto"/>
        <w:jc w:val="both"/>
        <w:rPr>
          <w:rFonts w:ascii="Montserrat" w:eastAsia="Montserrat" w:hAnsi="Montserrat" w:cs="Montserrat"/>
          <w:b/>
          <w:sz w:val="40"/>
          <w:szCs w:val="40"/>
          <w:shd w:val="clear" w:color="auto" w:fill="B7B7B7"/>
        </w:rPr>
      </w:pPr>
      <w:r>
        <w:rPr>
          <w:rFonts w:ascii="Montserrat" w:eastAsia="Montserrat" w:hAnsi="Montserrat" w:cs="Montserrat"/>
          <w:b/>
          <w:sz w:val="40"/>
          <w:szCs w:val="40"/>
          <w:shd w:val="clear" w:color="auto" w:fill="B7B7B7"/>
        </w:rPr>
        <w:t>OBJETIVOS</w:t>
      </w:r>
    </w:p>
    <w:p w14:paraId="4AB8B75A" w14:textId="77777777" w:rsidR="00D37408" w:rsidRDefault="00D37408">
      <w:pPr>
        <w:spacing w:after="0" w:line="240" w:lineRule="auto"/>
        <w:jc w:val="both"/>
        <w:rPr>
          <w:rFonts w:ascii="Montserrat" w:eastAsia="Montserrat" w:hAnsi="Montserrat" w:cs="Montserrat"/>
          <w:b/>
          <w:sz w:val="24"/>
          <w:szCs w:val="24"/>
        </w:rPr>
      </w:pPr>
    </w:p>
    <w:p w14:paraId="2B5EC59F" w14:textId="77777777" w:rsidR="00D37408" w:rsidRDefault="00D37408">
      <w:pPr>
        <w:spacing w:after="0" w:line="240" w:lineRule="auto"/>
        <w:jc w:val="both"/>
        <w:rPr>
          <w:rFonts w:ascii="Montserrat" w:eastAsia="Montserrat" w:hAnsi="Montserrat" w:cs="Montserrat"/>
          <w:b/>
          <w:sz w:val="24"/>
          <w:szCs w:val="24"/>
        </w:rPr>
      </w:pPr>
    </w:p>
    <w:p w14:paraId="6DD03B00" w14:textId="77777777" w:rsidR="00D37408" w:rsidRDefault="00D37408">
      <w:pPr>
        <w:spacing w:after="0" w:line="240" w:lineRule="auto"/>
        <w:jc w:val="both"/>
        <w:rPr>
          <w:rFonts w:ascii="Montserrat" w:eastAsia="Montserrat" w:hAnsi="Montserrat" w:cs="Montserrat"/>
          <w:b/>
          <w:sz w:val="24"/>
          <w:szCs w:val="24"/>
        </w:rPr>
      </w:pPr>
    </w:p>
    <w:p w14:paraId="687471D3" w14:textId="77777777" w:rsidR="00D37408" w:rsidRDefault="00E00C9A">
      <w:pPr>
        <w:numPr>
          <w:ilvl w:val="0"/>
          <w:numId w:val="1"/>
        </w:numPr>
        <w:spacing w:after="0" w:line="240" w:lineRule="auto"/>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 xml:space="preserve">Fortalecer la competitividad del transporte de carga en nuestro estado, </w:t>
      </w:r>
      <w:commentRangeStart w:id="311"/>
      <w:r>
        <w:rPr>
          <w:rFonts w:ascii="Montserrat" w:eastAsia="Montserrat" w:hAnsi="Montserrat" w:cs="Montserrat"/>
          <w:sz w:val="24"/>
          <w:szCs w:val="24"/>
          <w:highlight w:val="white"/>
        </w:rPr>
        <w:t xml:space="preserve">a través de una </w:t>
      </w:r>
      <w:commentRangeStart w:id="312"/>
      <w:r>
        <w:rPr>
          <w:rFonts w:ascii="Montserrat" w:eastAsia="Montserrat" w:hAnsi="Montserrat" w:cs="Montserrat"/>
          <w:sz w:val="24"/>
          <w:szCs w:val="24"/>
          <w:highlight w:val="white"/>
        </w:rPr>
        <w:t>mejora regulatoria,</w:t>
      </w:r>
      <w:commentRangeEnd w:id="312"/>
      <w:r w:rsidR="00D3328F">
        <w:rPr>
          <w:rStyle w:val="Refdecomentario"/>
        </w:rPr>
        <w:commentReference w:id="312"/>
      </w:r>
      <w:r>
        <w:rPr>
          <w:rFonts w:ascii="Montserrat" w:eastAsia="Montserrat" w:hAnsi="Montserrat" w:cs="Montserrat"/>
          <w:sz w:val="24"/>
          <w:szCs w:val="24"/>
          <w:highlight w:val="white"/>
        </w:rPr>
        <w:t xml:space="preserve"> así como el  desarrollo de infraestructura de transporte y logística</w:t>
      </w:r>
      <w:commentRangeEnd w:id="311"/>
      <w:r w:rsidR="00EB76FB">
        <w:rPr>
          <w:rStyle w:val="Refdecomentario"/>
        </w:rPr>
        <w:commentReference w:id="311"/>
      </w:r>
      <w:r>
        <w:rPr>
          <w:rFonts w:ascii="Montserrat" w:eastAsia="Montserrat" w:hAnsi="Montserrat" w:cs="Montserrat"/>
          <w:sz w:val="24"/>
          <w:szCs w:val="24"/>
          <w:highlight w:val="white"/>
        </w:rPr>
        <w:t>.</w:t>
      </w:r>
    </w:p>
    <w:p w14:paraId="563F8B2F" w14:textId="77777777" w:rsidR="00D37408" w:rsidRDefault="00D37408">
      <w:pPr>
        <w:spacing w:after="0" w:line="240" w:lineRule="auto"/>
        <w:jc w:val="both"/>
        <w:rPr>
          <w:rFonts w:ascii="Montserrat" w:eastAsia="Montserrat" w:hAnsi="Montserrat" w:cs="Montserrat"/>
          <w:b/>
          <w:sz w:val="24"/>
          <w:szCs w:val="24"/>
        </w:rPr>
      </w:pPr>
    </w:p>
    <w:p w14:paraId="5ECB7A9D" w14:textId="77777777" w:rsidR="00D37408" w:rsidRDefault="00D37408">
      <w:pPr>
        <w:spacing w:after="0" w:line="240" w:lineRule="auto"/>
        <w:jc w:val="both"/>
        <w:rPr>
          <w:rFonts w:ascii="Montserrat" w:eastAsia="Montserrat" w:hAnsi="Montserrat" w:cs="Montserrat"/>
          <w:b/>
          <w:sz w:val="24"/>
          <w:szCs w:val="24"/>
        </w:rPr>
      </w:pPr>
    </w:p>
    <w:p w14:paraId="3F2BD27F" w14:textId="77777777" w:rsidR="00D37408" w:rsidRDefault="00D37408">
      <w:pPr>
        <w:spacing w:after="0" w:line="240" w:lineRule="auto"/>
        <w:jc w:val="both"/>
        <w:rPr>
          <w:rFonts w:ascii="Montserrat" w:eastAsia="Montserrat" w:hAnsi="Montserrat" w:cs="Montserrat"/>
          <w:b/>
          <w:sz w:val="24"/>
          <w:szCs w:val="24"/>
        </w:rPr>
      </w:pPr>
    </w:p>
    <w:p w14:paraId="0F37167A" w14:textId="77777777" w:rsidR="00D37408" w:rsidRDefault="00E00C9A">
      <w:pPr>
        <w:spacing w:after="0" w:line="240" w:lineRule="auto"/>
        <w:rPr>
          <w:rFonts w:ascii="Montserrat" w:eastAsia="Montserrat" w:hAnsi="Montserrat" w:cs="Montserrat"/>
          <w:b/>
          <w:sz w:val="40"/>
          <w:szCs w:val="40"/>
          <w:shd w:val="clear" w:color="auto" w:fill="D3D3D3"/>
        </w:rPr>
      </w:pPr>
      <w:r>
        <w:rPr>
          <w:rFonts w:ascii="Montserrat" w:eastAsia="Montserrat" w:hAnsi="Montserrat" w:cs="Montserrat"/>
          <w:b/>
          <w:sz w:val="40"/>
          <w:szCs w:val="40"/>
          <w:shd w:val="clear" w:color="auto" w:fill="D3D3D3"/>
        </w:rPr>
        <w:t>ESTRATEGIAS</w:t>
      </w:r>
    </w:p>
    <w:p w14:paraId="4F65EC9C" w14:textId="77777777" w:rsidR="00D37408" w:rsidRDefault="00E00C9A">
      <w:pPr>
        <w:spacing w:after="0" w:line="240" w:lineRule="auto"/>
        <w:rPr>
          <w:rFonts w:ascii="Montserrat" w:eastAsia="Montserrat" w:hAnsi="Montserrat" w:cs="Montserrat"/>
          <w:b/>
          <w:sz w:val="24"/>
          <w:szCs w:val="24"/>
        </w:rPr>
      </w:pPr>
      <w:r>
        <w:rPr>
          <w:rFonts w:ascii="Montserrat" w:eastAsia="Montserrat" w:hAnsi="Montserrat" w:cs="Montserrat"/>
          <w:b/>
          <w:sz w:val="24"/>
          <w:szCs w:val="24"/>
        </w:rPr>
        <w:t xml:space="preserve"> </w:t>
      </w:r>
    </w:p>
    <w:p w14:paraId="1432EF8C" w14:textId="77777777" w:rsidR="00D37408" w:rsidRDefault="00D37408">
      <w:pPr>
        <w:spacing w:after="0" w:line="240" w:lineRule="auto"/>
        <w:rPr>
          <w:rFonts w:ascii="Montserrat" w:eastAsia="Montserrat" w:hAnsi="Montserrat" w:cs="Montserrat"/>
          <w:b/>
          <w:sz w:val="24"/>
          <w:szCs w:val="24"/>
        </w:rPr>
      </w:pPr>
    </w:p>
    <w:p w14:paraId="011C7D4B" w14:textId="77777777" w:rsidR="00D37408" w:rsidRDefault="00D37408">
      <w:pPr>
        <w:spacing w:after="0" w:line="240" w:lineRule="auto"/>
        <w:rPr>
          <w:rFonts w:ascii="Montserrat" w:eastAsia="Montserrat" w:hAnsi="Montserrat" w:cs="Montserrat"/>
          <w:b/>
          <w:sz w:val="24"/>
          <w:szCs w:val="24"/>
        </w:rPr>
      </w:pPr>
    </w:p>
    <w:p w14:paraId="3CFF58E6" w14:textId="77777777" w:rsidR="00D37408" w:rsidRDefault="00E00C9A">
      <w:pPr>
        <w:spacing w:after="0" w:line="240" w:lineRule="auto"/>
        <w:ind w:left="720" w:hanging="720"/>
        <w:jc w:val="both"/>
        <w:rPr>
          <w:rFonts w:ascii="Montserrat" w:eastAsia="Montserrat" w:hAnsi="Montserrat" w:cs="Montserrat"/>
          <w:sz w:val="24"/>
          <w:szCs w:val="24"/>
        </w:rPr>
      </w:pPr>
      <w:r>
        <w:rPr>
          <w:rFonts w:ascii="Montserrat" w:eastAsia="Montserrat" w:hAnsi="Montserrat" w:cs="Montserrat"/>
          <w:sz w:val="24"/>
          <w:szCs w:val="24"/>
        </w:rPr>
        <w:t>1.1.</w:t>
      </w:r>
      <w:r>
        <w:rPr>
          <w:rFonts w:ascii="Times New Roman" w:eastAsia="Times New Roman" w:hAnsi="Times New Roman" w:cs="Times New Roman"/>
          <w:sz w:val="14"/>
          <w:szCs w:val="14"/>
        </w:rPr>
        <w:tab/>
      </w:r>
      <w:commentRangeStart w:id="313"/>
      <w:r>
        <w:rPr>
          <w:rFonts w:ascii="Montserrat" w:eastAsia="Montserrat" w:hAnsi="Montserrat" w:cs="Montserrat"/>
          <w:sz w:val="24"/>
          <w:szCs w:val="24"/>
        </w:rPr>
        <w:t>Fortalecer el marco legal en materia de transporte de carga</w:t>
      </w:r>
      <w:commentRangeEnd w:id="313"/>
      <w:r w:rsidR="00813FF8">
        <w:rPr>
          <w:rStyle w:val="Refdecomentario"/>
        </w:rPr>
        <w:commentReference w:id="313"/>
      </w:r>
    </w:p>
    <w:p w14:paraId="2B02414E" w14:textId="77777777" w:rsidR="00D37408" w:rsidRDefault="00D37408">
      <w:pPr>
        <w:spacing w:after="0" w:line="240" w:lineRule="auto"/>
        <w:ind w:left="720" w:hanging="720"/>
        <w:jc w:val="both"/>
        <w:rPr>
          <w:rFonts w:ascii="Montserrat" w:eastAsia="Montserrat" w:hAnsi="Montserrat" w:cs="Montserrat"/>
          <w:sz w:val="24"/>
          <w:szCs w:val="24"/>
        </w:rPr>
      </w:pPr>
    </w:p>
    <w:p w14:paraId="109012CC" w14:textId="77777777" w:rsidR="00D37408" w:rsidRDefault="00E00C9A">
      <w:pPr>
        <w:spacing w:after="0" w:line="240" w:lineRule="auto"/>
        <w:ind w:left="720" w:hanging="720"/>
        <w:jc w:val="both"/>
        <w:rPr>
          <w:rFonts w:ascii="Montserrat" w:eastAsia="Montserrat" w:hAnsi="Montserrat" w:cs="Montserrat"/>
          <w:sz w:val="24"/>
          <w:szCs w:val="24"/>
        </w:rPr>
      </w:pPr>
      <w:r>
        <w:rPr>
          <w:rFonts w:ascii="Montserrat" w:eastAsia="Montserrat" w:hAnsi="Montserrat" w:cs="Montserrat"/>
          <w:sz w:val="24"/>
          <w:szCs w:val="24"/>
        </w:rPr>
        <w:t>1.2</w:t>
      </w:r>
      <w:r>
        <w:rPr>
          <w:rFonts w:ascii="Montserrat" w:eastAsia="Montserrat" w:hAnsi="Montserrat" w:cs="Montserrat"/>
          <w:sz w:val="24"/>
          <w:szCs w:val="24"/>
        </w:rPr>
        <w:tab/>
        <w:t xml:space="preserve">Formular un Programa de </w:t>
      </w:r>
      <w:commentRangeStart w:id="314"/>
      <w:r>
        <w:rPr>
          <w:rFonts w:ascii="Montserrat" w:eastAsia="Montserrat" w:hAnsi="Montserrat" w:cs="Montserrat"/>
          <w:sz w:val="24"/>
          <w:szCs w:val="24"/>
        </w:rPr>
        <w:t>Mejora Regulatoria para la apertura y operación de servicios de transporte de carga</w:t>
      </w:r>
      <w:commentRangeEnd w:id="314"/>
      <w:r w:rsidR="00EC5372">
        <w:rPr>
          <w:rStyle w:val="Refdecomentario"/>
        </w:rPr>
        <w:commentReference w:id="314"/>
      </w:r>
      <w:r>
        <w:rPr>
          <w:rFonts w:ascii="Montserrat" w:eastAsia="Montserrat" w:hAnsi="Montserrat" w:cs="Montserrat"/>
          <w:sz w:val="24"/>
          <w:szCs w:val="24"/>
        </w:rPr>
        <w:t xml:space="preserve">.  </w:t>
      </w:r>
      <w:r>
        <w:rPr>
          <w:rFonts w:ascii="Montserrat" w:eastAsia="Montserrat" w:hAnsi="Montserrat" w:cs="Montserrat"/>
          <w:sz w:val="24"/>
          <w:szCs w:val="24"/>
        </w:rPr>
        <w:tab/>
      </w:r>
    </w:p>
    <w:p w14:paraId="022DDE33" w14:textId="77777777" w:rsidR="00D37408" w:rsidRDefault="00D37408">
      <w:pPr>
        <w:spacing w:after="0" w:line="240" w:lineRule="auto"/>
        <w:ind w:left="720" w:hanging="720"/>
        <w:jc w:val="both"/>
        <w:rPr>
          <w:rFonts w:ascii="Montserrat" w:eastAsia="Montserrat" w:hAnsi="Montserrat" w:cs="Montserrat"/>
          <w:sz w:val="24"/>
          <w:szCs w:val="24"/>
        </w:rPr>
      </w:pPr>
    </w:p>
    <w:p w14:paraId="34B205F2" w14:textId="77777777" w:rsidR="00D37408" w:rsidRDefault="00E00C9A">
      <w:pPr>
        <w:spacing w:after="0" w:line="240" w:lineRule="auto"/>
        <w:ind w:left="720" w:hanging="720"/>
        <w:jc w:val="both"/>
        <w:rPr>
          <w:rFonts w:ascii="Montserrat" w:eastAsia="Montserrat" w:hAnsi="Montserrat" w:cs="Montserrat"/>
          <w:sz w:val="24"/>
          <w:szCs w:val="24"/>
        </w:rPr>
      </w:pPr>
      <w:r>
        <w:rPr>
          <w:rFonts w:ascii="Montserrat" w:eastAsia="Montserrat" w:hAnsi="Montserrat" w:cs="Montserrat"/>
          <w:sz w:val="24"/>
          <w:szCs w:val="24"/>
        </w:rPr>
        <w:t>1.3</w:t>
      </w:r>
      <w:r>
        <w:rPr>
          <w:rFonts w:ascii="Montserrat" w:eastAsia="Montserrat" w:hAnsi="Montserrat" w:cs="Montserrat"/>
          <w:sz w:val="24"/>
          <w:szCs w:val="24"/>
        </w:rPr>
        <w:tab/>
        <w:t>Desarrollar un Programa de Inversión en materia de infraestructura para atender el transporte de carga.</w:t>
      </w:r>
    </w:p>
    <w:p w14:paraId="2C9AF055" w14:textId="77777777" w:rsidR="00D37408" w:rsidRDefault="00E00C9A">
      <w:pPr>
        <w:spacing w:after="0" w:line="240" w:lineRule="auto"/>
        <w:ind w:left="720" w:hanging="720"/>
        <w:jc w:val="both"/>
        <w:rPr>
          <w:rFonts w:ascii="Montserrat" w:eastAsia="Montserrat" w:hAnsi="Montserrat" w:cs="Montserrat"/>
          <w:sz w:val="24"/>
          <w:szCs w:val="24"/>
        </w:rPr>
      </w:pPr>
      <w:r>
        <w:rPr>
          <w:rFonts w:ascii="Montserrat" w:eastAsia="Montserrat" w:hAnsi="Montserrat" w:cs="Montserrat"/>
          <w:sz w:val="24"/>
          <w:szCs w:val="24"/>
        </w:rPr>
        <w:t xml:space="preserve"> </w:t>
      </w:r>
    </w:p>
    <w:p w14:paraId="4F02A812" w14:textId="77777777" w:rsidR="00D37408" w:rsidRDefault="00D37408">
      <w:pPr>
        <w:spacing w:after="0" w:line="240" w:lineRule="auto"/>
        <w:ind w:left="720" w:hanging="720"/>
        <w:jc w:val="both"/>
        <w:rPr>
          <w:rFonts w:ascii="Montserrat" w:eastAsia="Montserrat" w:hAnsi="Montserrat" w:cs="Montserrat"/>
          <w:sz w:val="24"/>
          <w:szCs w:val="24"/>
        </w:rPr>
      </w:pPr>
    </w:p>
    <w:p w14:paraId="33F6A769" w14:textId="77777777" w:rsidR="00D37408" w:rsidRDefault="00D37408">
      <w:pPr>
        <w:spacing w:after="0" w:line="240" w:lineRule="auto"/>
        <w:ind w:left="720" w:hanging="720"/>
        <w:jc w:val="both"/>
        <w:rPr>
          <w:rFonts w:ascii="Montserrat" w:eastAsia="Montserrat" w:hAnsi="Montserrat" w:cs="Montserrat"/>
          <w:sz w:val="24"/>
          <w:szCs w:val="24"/>
        </w:rPr>
      </w:pPr>
    </w:p>
    <w:p w14:paraId="18813E10" w14:textId="77777777" w:rsidR="00D37408" w:rsidRDefault="00D37408">
      <w:pPr>
        <w:spacing w:after="0" w:line="240" w:lineRule="auto"/>
        <w:ind w:left="720" w:hanging="720"/>
        <w:jc w:val="both"/>
        <w:rPr>
          <w:rFonts w:ascii="Montserrat" w:eastAsia="Montserrat" w:hAnsi="Montserrat" w:cs="Montserrat"/>
          <w:sz w:val="24"/>
          <w:szCs w:val="24"/>
        </w:rPr>
      </w:pPr>
    </w:p>
    <w:p w14:paraId="3136BA43" w14:textId="77777777" w:rsidR="00D37408" w:rsidRDefault="00D37408">
      <w:pPr>
        <w:spacing w:after="0" w:line="240" w:lineRule="auto"/>
        <w:ind w:left="720" w:hanging="720"/>
        <w:jc w:val="both"/>
        <w:rPr>
          <w:rFonts w:ascii="Montserrat" w:eastAsia="Montserrat" w:hAnsi="Montserrat" w:cs="Montserrat"/>
          <w:sz w:val="24"/>
          <w:szCs w:val="24"/>
        </w:rPr>
      </w:pPr>
    </w:p>
    <w:p w14:paraId="1B947D00" w14:textId="77777777" w:rsidR="00D37408" w:rsidRDefault="00D37408">
      <w:pPr>
        <w:spacing w:after="0" w:line="240" w:lineRule="auto"/>
        <w:ind w:left="720" w:hanging="720"/>
        <w:jc w:val="both"/>
        <w:rPr>
          <w:rFonts w:ascii="Montserrat" w:eastAsia="Montserrat" w:hAnsi="Montserrat" w:cs="Montserrat"/>
          <w:sz w:val="24"/>
          <w:szCs w:val="24"/>
        </w:rPr>
      </w:pPr>
    </w:p>
    <w:p w14:paraId="2A8C289E" w14:textId="77777777" w:rsidR="00D37408" w:rsidRDefault="00D37408">
      <w:pPr>
        <w:spacing w:after="0" w:line="240" w:lineRule="auto"/>
        <w:ind w:left="720" w:hanging="720"/>
        <w:jc w:val="both"/>
        <w:rPr>
          <w:rFonts w:ascii="Montserrat" w:eastAsia="Montserrat" w:hAnsi="Montserrat" w:cs="Montserrat"/>
          <w:sz w:val="24"/>
          <w:szCs w:val="24"/>
        </w:rPr>
      </w:pPr>
    </w:p>
    <w:p w14:paraId="5DFEF10A" w14:textId="77777777" w:rsidR="00D37408" w:rsidRDefault="00D37408">
      <w:pPr>
        <w:spacing w:after="0" w:line="240" w:lineRule="auto"/>
        <w:ind w:left="720" w:hanging="720"/>
        <w:jc w:val="both"/>
        <w:rPr>
          <w:rFonts w:ascii="Montserrat" w:eastAsia="Montserrat" w:hAnsi="Montserrat" w:cs="Montserrat"/>
          <w:sz w:val="24"/>
          <w:szCs w:val="24"/>
        </w:rPr>
      </w:pPr>
    </w:p>
    <w:p w14:paraId="1871FCF4" w14:textId="77777777" w:rsidR="00D37408" w:rsidRDefault="00D37408">
      <w:pPr>
        <w:spacing w:after="0" w:line="240" w:lineRule="auto"/>
        <w:ind w:left="720" w:hanging="720"/>
        <w:jc w:val="both"/>
        <w:rPr>
          <w:rFonts w:ascii="Montserrat" w:eastAsia="Montserrat" w:hAnsi="Montserrat" w:cs="Montserrat"/>
          <w:sz w:val="24"/>
          <w:szCs w:val="24"/>
        </w:rPr>
      </w:pPr>
    </w:p>
    <w:p w14:paraId="6801DAD4" w14:textId="77777777" w:rsidR="00D37408" w:rsidRDefault="00D37408">
      <w:pPr>
        <w:spacing w:after="0" w:line="240" w:lineRule="auto"/>
        <w:ind w:left="720" w:hanging="720"/>
        <w:jc w:val="both"/>
        <w:rPr>
          <w:rFonts w:ascii="Montserrat" w:eastAsia="Montserrat" w:hAnsi="Montserrat" w:cs="Montserrat"/>
          <w:sz w:val="24"/>
          <w:szCs w:val="24"/>
        </w:rPr>
      </w:pPr>
    </w:p>
    <w:p w14:paraId="2A34EE14" w14:textId="77777777" w:rsidR="00D37408" w:rsidRDefault="00D37408">
      <w:pPr>
        <w:spacing w:after="0" w:line="240" w:lineRule="auto"/>
        <w:ind w:left="720" w:hanging="720"/>
        <w:jc w:val="both"/>
        <w:rPr>
          <w:rFonts w:ascii="Montserrat" w:eastAsia="Montserrat" w:hAnsi="Montserrat" w:cs="Montserrat"/>
          <w:sz w:val="24"/>
          <w:szCs w:val="24"/>
        </w:rPr>
      </w:pPr>
    </w:p>
    <w:p w14:paraId="4B9E40CB" w14:textId="77777777" w:rsidR="00D37408" w:rsidRDefault="00D37408">
      <w:pPr>
        <w:spacing w:after="0" w:line="240" w:lineRule="auto"/>
        <w:ind w:left="720" w:hanging="720"/>
        <w:jc w:val="both"/>
        <w:rPr>
          <w:rFonts w:ascii="Montserrat" w:eastAsia="Montserrat" w:hAnsi="Montserrat" w:cs="Montserrat"/>
          <w:sz w:val="24"/>
          <w:szCs w:val="24"/>
        </w:rPr>
      </w:pPr>
    </w:p>
    <w:p w14:paraId="1128892F" w14:textId="77777777" w:rsidR="00D37408" w:rsidRDefault="00D37408">
      <w:pPr>
        <w:spacing w:after="0" w:line="240" w:lineRule="auto"/>
        <w:ind w:left="720" w:hanging="720"/>
        <w:jc w:val="both"/>
        <w:rPr>
          <w:rFonts w:ascii="Montserrat" w:eastAsia="Montserrat" w:hAnsi="Montserrat" w:cs="Montserrat"/>
          <w:sz w:val="24"/>
          <w:szCs w:val="24"/>
        </w:rPr>
      </w:pPr>
    </w:p>
    <w:p w14:paraId="5B2396F4" w14:textId="77777777" w:rsidR="00D37408" w:rsidRDefault="00D37408">
      <w:pPr>
        <w:spacing w:after="0" w:line="240" w:lineRule="auto"/>
        <w:ind w:left="720" w:hanging="720"/>
        <w:jc w:val="both"/>
        <w:rPr>
          <w:rFonts w:ascii="Montserrat" w:eastAsia="Montserrat" w:hAnsi="Montserrat" w:cs="Montserrat"/>
          <w:sz w:val="24"/>
          <w:szCs w:val="24"/>
        </w:rPr>
      </w:pPr>
    </w:p>
    <w:p w14:paraId="7F630865" w14:textId="77777777" w:rsidR="00D37408" w:rsidRDefault="00D37408">
      <w:pPr>
        <w:spacing w:after="0" w:line="240" w:lineRule="auto"/>
        <w:ind w:left="720" w:hanging="720"/>
        <w:jc w:val="both"/>
        <w:rPr>
          <w:rFonts w:ascii="Montserrat" w:eastAsia="Montserrat" w:hAnsi="Montserrat" w:cs="Montserrat"/>
          <w:sz w:val="24"/>
          <w:szCs w:val="24"/>
        </w:rPr>
      </w:pPr>
    </w:p>
    <w:p w14:paraId="15461144" w14:textId="77777777" w:rsidR="00D37408" w:rsidRDefault="00D37408">
      <w:pPr>
        <w:spacing w:after="0" w:line="240" w:lineRule="auto"/>
        <w:ind w:left="720" w:hanging="720"/>
        <w:jc w:val="both"/>
        <w:rPr>
          <w:rFonts w:ascii="Montserrat" w:eastAsia="Montserrat" w:hAnsi="Montserrat" w:cs="Montserrat"/>
          <w:sz w:val="24"/>
          <w:szCs w:val="24"/>
        </w:rPr>
      </w:pPr>
    </w:p>
    <w:p w14:paraId="3C1119DF" w14:textId="77777777" w:rsidR="00D37408" w:rsidRDefault="00D37408">
      <w:pPr>
        <w:spacing w:after="0" w:line="240" w:lineRule="auto"/>
        <w:ind w:left="720" w:hanging="720"/>
        <w:jc w:val="both"/>
        <w:rPr>
          <w:rFonts w:ascii="Montserrat" w:eastAsia="Montserrat" w:hAnsi="Montserrat" w:cs="Montserrat"/>
          <w:sz w:val="24"/>
          <w:szCs w:val="24"/>
        </w:rPr>
      </w:pPr>
    </w:p>
    <w:p w14:paraId="771A5461" w14:textId="77777777" w:rsidR="00D37408" w:rsidRDefault="00D37408">
      <w:pPr>
        <w:spacing w:after="0" w:line="240" w:lineRule="auto"/>
        <w:ind w:left="720" w:hanging="720"/>
        <w:jc w:val="both"/>
        <w:rPr>
          <w:rFonts w:ascii="Montserrat" w:eastAsia="Montserrat" w:hAnsi="Montserrat" w:cs="Montserrat"/>
          <w:sz w:val="24"/>
          <w:szCs w:val="24"/>
        </w:rPr>
      </w:pPr>
    </w:p>
    <w:p w14:paraId="4823FB4F" w14:textId="77777777" w:rsidR="00D37408" w:rsidRDefault="00D37408">
      <w:pPr>
        <w:spacing w:after="0" w:line="240" w:lineRule="auto"/>
        <w:ind w:left="720" w:hanging="720"/>
        <w:jc w:val="both"/>
        <w:rPr>
          <w:rFonts w:ascii="Montserrat" w:eastAsia="Montserrat" w:hAnsi="Montserrat" w:cs="Montserrat"/>
          <w:sz w:val="24"/>
          <w:szCs w:val="24"/>
        </w:rPr>
      </w:pPr>
    </w:p>
    <w:p w14:paraId="276CD919" w14:textId="77777777" w:rsidR="00D37408" w:rsidRDefault="00D37408">
      <w:pPr>
        <w:spacing w:after="0" w:line="240" w:lineRule="auto"/>
        <w:ind w:left="720" w:hanging="720"/>
        <w:jc w:val="both"/>
        <w:rPr>
          <w:rFonts w:ascii="Montserrat" w:eastAsia="Montserrat" w:hAnsi="Montserrat" w:cs="Montserrat"/>
          <w:sz w:val="24"/>
          <w:szCs w:val="24"/>
        </w:rPr>
      </w:pPr>
    </w:p>
    <w:p w14:paraId="15D14DEE" w14:textId="77777777" w:rsidR="00D37408" w:rsidRDefault="00E00C9A">
      <w:pPr>
        <w:spacing w:after="0" w:line="240" w:lineRule="auto"/>
        <w:rPr>
          <w:rFonts w:ascii="Montserrat" w:eastAsia="Montserrat" w:hAnsi="Montserrat" w:cs="Montserrat"/>
          <w:b/>
          <w:sz w:val="40"/>
          <w:szCs w:val="40"/>
          <w:shd w:val="clear" w:color="auto" w:fill="D3D3D3"/>
        </w:rPr>
      </w:pPr>
      <w:r>
        <w:rPr>
          <w:rFonts w:ascii="Montserrat" w:eastAsia="Montserrat" w:hAnsi="Montserrat" w:cs="Montserrat"/>
          <w:b/>
          <w:sz w:val="40"/>
          <w:szCs w:val="40"/>
          <w:shd w:val="clear" w:color="auto" w:fill="D3D3D3"/>
        </w:rPr>
        <w:t>LÍNEAS DE ACCIÓN</w:t>
      </w:r>
    </w:p>
    <w:p w14:paraId="19A75FA2" w14:textId="77777777" w:rsidR="00D37408" w:rsidRDefault="00D37408">
      <w:pPr>
        <w:spacing w:after="0" w:line="240" w:lineRule="auto"/>
        <w:rPr>
          <w:rFonts w:ascii="Montserrat" w:eastAsia="Montserrat" w:hAnsi="Montserrat" w:cs="Montserrat"/>
          <w:b/>
          <w:sz w:val="24"/>
          <w:szCs w:val="24"/>
        </w:rPr>
      </w:pPr>
    </w:p>
    <w:p w14:paraId="450C77DC" w14:textId="77777777" w:rsidR="00D37408" w:rsidRDefault="00E00C9A">
      <w:pPr>
        <w:spacing w:after="0" w:line="240" w:lineRule="auto"/>
        <w:ind w:left="720"/>
        <w:jc w:val="both"/>
        <w:rPr>
          <w:rFonts w:ascii="Montserrat" w:eastAsia="Montserrat" w:hAnsi="Montserrat" w:cs="Montserrat"/>
          <w:sz w:val="24"/>
          <w:szCs w:val="24"/>
        </w:rPr>
      </w:pPr>
      <w:r>
        <w:rPr>
          <w:rFonts w:ascii="Montserrat" w:eastAsia="Montserrat" w:hAnsi="Montserrat" w:cs="Montserrat"/>
          <w:sz w:val="24"/>
          <w:szCs w:val="24"/>
        </w:rPr>
        <w:t>1.1.</w:t>
      </w:r>
      <w:r>
        <w:rPr>
          <w:rFonts w:ascii="Times New Roman" w:eastAsia="Times New Roman" w:hAnsi="Times New Roman" w:cs="Times New Roman"/>
          <w:sz w:val="14"/>
          <w:szCs w:val="14"/>
        </w:rPr>
        <w:tab/>
      </w:r>
      <w:commentRangeStart w:id="315"/>
      <w:commentRangeStart w:id="316"/>
      <w:r>
        <w:rPr>
          <w:rFonts w:ascii="Montserrat" w:eastAsia="Montserrat" w:hAnsi="Montserrat" w:cs="Montserrat"/>
          <w:sz w:val="24"/>
          <w:szCs w:val="24"/>
        </w:rPr>
        <w:t>Fortalecer las disposiciones normativas en materia de transporte de carga en la Ley de Movilidad y Seguridad Vial del Estado, en el Reglamento de la misma, y demás instrumentos jurídicos existentes</w:t>
      </w:r>
      <w:commentRangeEnd w:id="315"/>
      <w:r w:rsidR="00813FF8">
        <w:rPr>
          <w:rStyle w:val="Refdecomentario"/>
        </w:rPr>
        <w:commentReference w:id="315"/>
      </w:r>
      <w:r>
        <w:rPr>
          <w:rFonts w:ascii="Montserrat" w:eastAsia="Montserrat" w:hAnsi="Montserrat" w:cs="Montserrat"/>
          <w:sz w:val="24"/>
          <w:szCs w:val="24"/>
        </w:rPr>
        <w:t xml:space="preserve">. </w:t>
      </w:r>
    </w:p>
    <w:p w14:paraId="0A5EFAA2" w14:textId="77777777" w:rsidR="00D37408" w:rsidRDefault="00D37408">
      <w:pPr>
        <w:spacing w:after="0" w:line="240" w:lineRule="auto"/>
        <w:ind w:left="720"/>
        <w:jc w:val="both"/>
        <w:rPr>
          <w:rFonts w:ascii="Montserrat" w:eastAsia="Montserrat" w:hAnsi="Montserrat" w:cs="Montserrat"/>
          <w:sz w:val="24"/>
          <w:szCs w:val="24"/>
        </w:rPr>
      </w:pPr>
    </w:p>
    <w:p w14:paraId="78C1C5CE" w14:textId="77777777" w:rsidR="00D37408" w:rsidRDefault="00E00C9A">
      <w:pPr>
        <w:spacing w:after="0" w:line="240" w:lineRule="auto"/>
        <w:ind w:left="720"/>
        <w:jc w:val="both"/>
        <w:rPr>
          <w:rFonts w:ascii="Montserrat" w:eastAsia="Montserrat" w:hAnsi="Montserrat" w:cs="Montserrat"/>
          <w:sz w:val="24"/>
          <w:szCs w:val="24"/>
        </w:rPr>
      </w:pPr>
      <w:r>
        <w:rPr>
          <w:rFonts w:ascii="Montserrat" w:eastAsia="Montserrat" w:hAnsi="Montserrat" w:cs="Montserrat"/>
          <w:sz w:val="24"/>
          <w:szCs w:val="24"/>
        </w:rPr>
        <w:t>1.2</w:t>
      </w:r>
      <w:commentRangeStart w:id="317"/>
      <w:r>
        <w:rPr>
          <w:rFonts w:ascii="Montserrat" w:eastAsia="Montserrat" w:hAnsi="Montserrat" w:cs="Montserrat"/>
          <w:sz w:val="24"/>
          <w:szCs w:val="24"/>
        </w:rPr>
        <w:tab/>
        <w:t>Formular un Programa de Mejora Regulatoria para la apertura y operación de servicios de transporte de carga.</w:t>
      </w:r>
      <w:commentRangeEnd w:id="317"/>
      <w:r w:rsidR="00EC5372">
        <w:rPr>
          <w:rStyle w:val="Refdecomentario"/>
        </w:rPr>
        <w:commentReference w:id="317"/>
      </w:r>
    </w:p>
    <w:p w14:paraId="3CCE6F70" w14:textId="77777777" w:rsidR="00D37408" w:rsidRDefault="00E00C9A">
      <w:pPr>
        <w:spacing w:after="0" w:line="240" w:lineRule="auto"/>
        <w:ind w:left="720"/>
        <w:jc w:val="both"/>
        <w:rPr>
          <w:rFonts w:ascii="Montserrat" w:eastAsia="Montserrat" w:hAnsi="Montserrat" w:cs="Montserrat"/>
          <w:sz w:val="24"/>
          <w:szCs w:val="24"/>
        </w:rPr>
      </w:pPr>
      <w:r>
        <w:rPr>
          <w:rFonts w:ascii="Montserrat" w:eastAsia="Montserrat" w:hAnsi="Montserrat" w:cs="Montserrat"/>
          <w:sz w:val="24"/>
          <w:szCs w:val="24"/>
        </w:rPr>
        <w:t xml:space="preserve">  </w:t>
      </w:r>
      <w:r>
        <w:rPr>
          <w:rFonts w:ascii="Montserrat" w:eastAsia="Montserrat" w:hAnsi="Montserrat" w:cs="Montserrat"/>
          <w:sz w:val="24"/>
          <w:szCs w:val="24"/>
        </w:rPr>
        <w:tab/>
      </w:r>
    </w:p>
    <w:p w14:paraId="5696026A" w14:textId="77777777" w:rsidR="00D37408" w:rsidRDefault="00E00C9A">
      <w:pPr>
        <w:spacing w:after="0" w:line="240" w:lineRule="auto"/>
        <w:ind w:left="720"/>
        <w:jc w:val="both"/>
        <w:rPr>
          <w:rFonts w:ascii="Montserrat" w:eastAsia="Montserrat" w:hAnsi="Montserrat" w:cs="Montserrat"/>
          <w:sz w:val="24"/>
          <w:szCs w:val="24"/>
          <w:highlight w:val="white"/>
        </w:rPr>
      </w:pPr>
      <w:r>
        <w:rPr>
          <w:rFonts w:ascii="Montserrat" w:eastAsia="Montserrat" w:hAnsi="Montserrat" w:cs="Montserrat"/>
          <w:sz w:val="24"/>
          <w:szCs w:val="24"/>
        </w:rPr>
        <w:t xml:space="preserve">1.3 </w:t>
      </w:r>
      <w:r>
        <w:rPr>
          <w:rFonts w:ascii="Montserrat" w:eastAsia="Montserrat" w:hAnsi="Montserrat" w:cs="Montserrat"/>
          <w:sz w:val="24"/>
          <w:szCs w:val="24"/>
        </w:rPr>
        <w:tab/>
      </w:r>
      <w:r>
        <w:rPr>
          <w:rFonts w:ascii="Montserrat" w:eastAsia="Montserrat" w:hAnsi="Montserrat" w:cs="Montserrat"/>
          <w:sz w:val="24"/>
          <w:szCs w:val="24"/>
          <w:highlight w:val="white"/>
        </w:rPr>
        <w:t>Crear el Registro Estatal de Transporte de Carga y el correspondiente Tarjetón de Carga, para el control de todos los vehículos de Servicio Público y Particular que se dediquen a la movilización de bienes, mercancías y materiales.</w:t>
      </w:r>
    </w:p>
    <w:p w14:paraId="53E77778" w14:textId="77777777" w:rsidR="00D37408" w:rsidRDefault="00D37408">
      <w:pPr>
        <w:spacing w:after="0" w:line="240" w:lineRule="auto"/>
        <w:ind w:left="720"/>
        <w:jc w:val="both"/>
        <w:rPr>
          <w:rFonts w:ascii="Montserrat" w:eastAsia="Montserrat" w:hAnsi="Montserrat" w:cs="Montserrat"/>
          <w:sz w:val="24"/>
          <w:szCs w:val="24"/>
          <w:highlight w:val="white"/>
        </w:rPr>
      </w:pPr>
    </w:p>
    <w:p w14:paraId="71DF2410" w14:textId="77777777" w:rsidR="00D37408" w:rsidRDefault="00E00C9A">
      <w:pPr>
        <w:spacing w:after="0" w:line="240" w:lineRule="auto"/>
        <w:ind w:left="720"/>
        <w:jc w:val="both"/>
        <w:rPr>
          <w:rFonts w:ascii="Montserrat" w:eastAsia="Montserrat" w:hAnsi="Montserrat" w:cs="Montserrat"/>
          <w:sz w:val="24"/>
          <w:szCs w:val="24"/>
        </w:rPr>
      </w:pPr>
      <w:r>
        <w:rPr>
          <w:rFonts w:ascii="Montserrat" w:eastAsia="Montserrat" w:hAnsi="Montserrat" w:cs="Montserrat"/>
          <w:sz w:val="24"/>
          <w:szCs w:val="24"/>
          <w:highlight w:val="white"/>
        </w:rPr>
        <w:t>1.4</w:t>
      </w:r>
      <w:r>
        <w:rPr>
          <w:rFonts w:ascii="Montserrat" w:eastAsia="Montserrat" w:hAnsi="Montserrat" w:cs="Montserrat"/>
          <w:sz w:val="24"/>
          <w:szCs w:val="24"/>
          <w:highlight w:val="white"/>
        </w:rPr>
        <w:tab/>
      </w:r>
      <w:r>
        <w:rPr>
          <w:rFonts w:ascii="Montserrat" w:eastAsia="Montserrat" w:hAnsi="Montserrat" w:cs="Montserrat"/>
          <w:sz w:val="24"/>
          <w:szCs w:val="24"/>
        </w:rPr>
        <w:t>Determinar por región las zonas y rutas óptimas para el desplazamiento de vehículos de carga, así como las áreas de carga y descarga, que permitan optimizar el traslado de mercancías haciéndolo competitivo, rentable y reduciendo su impacto ambiental.</w:t>
      </w:r>
    </w:p>
    <w:p w14:paraId="1877621E" w14:textId="77777777" w:rsidR="00D37408" w:rsidRDefault="00D37408">
      <w:pPr>
        <w:spacing w:after="0" w:line="240" w:lineRule="auto"/>
        <w:ind w:left="720"/>
        <w:jc w:val="both"/>
        <w:rPr>
          <w:rFonts w:ascii="Montserrat" w:eastAsia="Montserrat" w:hAnsi="Montserrat" w:cs="Montserrat"/>
          <w:sz w:val="24"/>
          <w:szCs w:val="24"/>
        </w:rPr>
      </w:pPr>
    </w:p>
    <w:p w14:paraId="36FBC661" w14:textId="77777777" w:rsidR="00D37408" w:rsidRDefault="00E00C9A">
      <w:pPr>
        <w:spacing w:after="0" w:line="240" w:lineRule="auto"/>
        <w:ind w:left="720"/>
        <w:jc w:val="both"/>
        <w:rPr>
          <w:rFonts w:ascii="Montserrat" w:eastAsia="Montserrat" w:hAnsi="Montserrat" w:cs="Montserrat"/>
          <w:sz w:val="24"/>
          <w:szCs w:val="24"/>
        </w:rPr>
      </w:pPr>
      <w:r>
        <w:rPr>
          <w:rFonts w:ascii="Montserrat" w:eastAsia="Montserrat" w:hAnsi="Montserrat" w:cs="Montserrat"/>
          <w:sz w:val="24"/>
          <w:szCs w:val="24"/>
        </w:rPr>
        <w:t xml:space="preserve">1.5 </w:t>
      </w:r>
      <w:r>
        <w:rPr>
          <w:rFonts w:ascii="Montserrat" w:eastAsia="Montserrat" w:hAnsi="Montserrat" w:cs="Montserrat"/>
          <w:sz w:val="24"/>
          <w:szCs w:val="24"/>
        </w:rPr>
        <w:tab/>
        <w:t>Desarrollar un Programa de Inversión en materia de infraestructura para atender el transporte de carga: principalmente libramientos, así como centros de distribución regional de carga.</w:t>
      </w:r>
    </w:p>
    <w:p w14:paraId="73F65AE4" w14:textId="77777777" w:rsidR="00D37408" w:rsidRDefault="00D37408">
      <w:pPr>
        <w:spacing w:after="0" w:line="240" w:lineRule="auto"/>
        <w:ind w:left="720"/>
        <w:jc w:val="both"/>
        <w:rPr>
          <w:rFonts w:ascii="Montserrat" w:eastAsia="Montserrat" w:hAnsi="Montserrat" w:cs="Montserrat"/>
          <w:sz w:val="24"/>
          <w:szCs w:val="24"/>
        </w:rPr>
      </w:pPr>
    </w:p>
    <w:p w14:paraId="4D09CCFF" w14:textId="77777777" w:rsidR="00D37408" w:rsidRDefault="00E00C9A">
      <w:pPr>
        <w:spacing w:after="0" w:line="240" w:lineRule="auto"/>
        <w:ind w:left="720"/>
        <w:jc w:val="both"/>
        <w:rPr>
          <w:rFonts w:ascii="Montserrat" w:eastAsia="Montserrat" w:hAnsi="Montserrat" w:cs="Montserrat"/>
          <w:sz w:val="24"/>
          <w:szCs w:val="24"/>
        </w:rPr>
      </w:pPr>
      <w:r>
        <w:rPr>
          <w:rFonts w:ascii="Montserrat" w:eastAsia="Montserrat" w:hAnsi="Montserrat" w:cs="Montserrat"/>
          <w:sz w:val="24"/>
          <w:szCs w:val="24"/>
        </w:rPr>
        <w:t>1.6</w:t>
      </w:r>
      <w:r>
        <w:rPr>
          <w:rFonts w:ascii="Montserrat" w:eastAsia="Montserrat" w:hAnsi="Montserrat" w:cs="Montserrat"/>
          <w:sz w:val="24"/>
          <w:szCs w:val="24"/>
        </w:rPr>
        <w:tab/>
        <w:t xml:space="preserve">Creación de Centros de Distribución Regional de Carga (CEDIS) para la acopio, almacenamiento y transferencia de carga, optimizando la logística y distribución de la producción. </w:t>
      </w:r>
    </w:p>
    <w:commentRangeEnd w:id="316"/>
    <w:p w14:paraId="0C0A2955" w14:textId="77777777" w:rsidR="00D37408" w:rsidRDefault="00813FF8">
      <w:pPr>
        <w:spacing w:after="0" w:line="240" w:lineRule="auto"/>
        <w:ind w:left="720"/>
        <w:jc w:val="both"/>
        <w:rPr>
          <w:rFonts w:ascii="Montserrat" w:eastAsia="Montserrat" w:hAnsi="Montserrat" w:cs="Montserrat"/>
          <w:sz w:val="24"/>
          <w:szCs w:val="24"/>
        </w:rPr>
      </w:pPr>
      <w:r>
        <w:rPr>
          <w:rStyle w:val="Refdecomentario"/>
        </w:rPr>
        <w:commentReference w:id="316"/>
      </w:r>
    </w:p>
    <w:p w14:paraId="7CE05B6C" w14:textId="77777777" w:rsidR="00D37408" w:rsidRDefault="00D37408">
      <w:pPr>
        <w:spacing w:after="0" w:line="240" w:lineRule="auto"/>
        <w:ind w:left="720" w:hanging="720"/>
        <w:rPr>
          <w:rFonts w:ascii="Montserrat" w:eastAsia="Montserrat" w:hAnsi="Montserrat" w:cs="Montserrat"/>
          <w:sz w:val="24"/>
          <w:szCs w:val="24"/>
        </w:rPr>
      </w:pPr>
    </w:p>
    <w:p w14:paraId="46202B41" w14:textId="77777777" w:rsidR="00D37408" w:rsidRDefault="00E00C9A">
      <w:pPr>
        <w:spacing w:after="0" w:line="240" w:lineRule="auto"/>
        <w:rPr>
          <w:rFonts w:ascii="Montserrat" w:eastAsia="Montserrat" w:hAnsi="Montserrat" w:cs="Montserrat"/>
          <w:b/>
          <w:sz w:val="40"/>
          <w:szCs w:val="40"/>
          <w:shd w:val="clear" w:color="auto" w:fill="D3D3D3"/>
        </w:rPr>
      </w:pPr>
      <w:r>
        <w:rPr>
          <w:rFonts w:ascii="Montserrat" w:eastAsia="Montserrat" w:hAnsi="Montserrat" w:cs="Montserrat"/>
          <w:b/>
          <w:sz w:val="40"/>
          <w:szCs w:val="40"/>
          <w:shd w:val="clear" w:color="auto" w:fill="D3D3D3"/>
        </w:rPr>
        <w:t>INDICADORES</w:t>
      </w:r>
    </w:p>
    <w:p w14:paraId="5B28418A" w14:textId="77777777" w:rsidR="00D37408" w:rsidRDefault="00D37408">
      <w:pPr>
        <w:spacing w:after="0" w:line="240" w:lineRule="auto"/>
        <w:rPr>
          <w:rFonts w:ascii="Montserrat" w:eastAsia="Montserrat" w:hAnsi="Montserrat" w:cs="Montserrat"/>
          <w:sz w:val="24"/>
          <w:szCs w:val="24"/>
        </w:rPr>
      </w:pPr>
    </w:p>
    <w:p w14:paraId="32673EAC" w14:textId="77777777" w:rsidR="00D37408" w:rsidRDefault="00E00C9A">
      <w:pPr>
        <w:numPr>
          <w:ilvl w:val="0"/>
          <w:numId w:val="2"/>
        </w:numPr>
        <w:spacing w:after="0" w:line="240" w:lineRule="auto"/>
        <w:ind w:hanging="630"/>
        <w:jc w:val="both"/>
        <w:rPr>
          <w:rFonts w:ascii="Montserrat" w:eastAsia="Montserrat" w:hAnsi="Montserrat" w:cs="Montserrat"/>
          <w:sz w:val="24"/>
          <w:szCs w:val="24"/>
        </w:rPr>
      </w:pPr>
      <w:r>
        <w:rPr>
          <w:rFonts w:ascii="Montserrat" w:eastAsia="Montserrat" w:hAnsi="Montserrat" w:cs="Montserrat"/>
          <w:sz w:val="24"/>
          <w:szCs w:val="24"/>
        </w:rPr>
        <w:t>Vehículos de carga  de uso Particular o Público, inscritos en el Registro Estatal de Transporte de Carga.</w:t>
      </w:r>
    </w:p>
    <w:p w14:paraId="3DDC29C5" w14:textId="77777777" w:rsidR="00D37408" w:rsidRDefault="00D37408">
      <w:pPr>
        <w:spacing w:after="0" w:line="240" w:lineRule="auto"/>
        <w:ind w:left="720"/>
        <w:rPr>
          <w:rFonts w:ascii="Montserrat" w:eastAsia="Montserrat" w:hAnsi="Montserrat" w:cs="Montserrat"/>
          <w:sz w:val="24"/>
          <w:szCs w:val="24"/>
        </w:rPr>
      </w:pPr>
    </w:p>
    <w:p w14:paraId="423B49E0" w14:textId="77777777" w:rsidR="00D37408" w:rsidRDefault="00E00C9A">
      <w:pPr>
        <w:numPr>
          <w:ilvl w:val="0"/>
          <w:numId w:val="2"/>
        </w:numPr>
        <w:spacing w:after="0" w:line="240" w:lineRule="auto"/>
        <w:ind w:hanging="630"/>
        <w:rPr>
          <w:rFonts w:ascii="Montserrat" w:eastAsia="Montserrat" w:hAnsi="Montserrat" w:cs="Montserrat"/>
          <w:sz w:val="24"/>
          <w:szCs w:val="24"/>
        </w:rPr>
      </w:pPr>
      <w:r>
        <w:rPr>
          <w:rFonts w:ascii="Montserrat" w:eastAsia="Montserrat" w:hAnsi="Montserrat" w:cs="Montserrat"/>
          <w:sz w:val="24"/>
          <w:szCs w:val="24"/>
        </w:rPr>
        <w:t>Tarjetones de carga emitidos por modalidad.</w:t>
      </w:r>
    </w:p>
    <w:p w14:paraId="778DF202" w14:textId="77777777" w:rsidR="00D37408" w:rsidRDefault="00D37408">
      <w:pPr>
        <w:spacing w:after="0" w:line="240" w:lineRule="auto"/>
        <w:ind w:left="720"/>
        <w:rPr>
          <w:rFonts w:ascii="Montserrat" w:eastAsia="Montserrat" w:hAnsi="Montserrat" w:cs="Montserrat"/>
          <w:sz w:val="24"/>
          <w:szCs w:val="24"/>
        </w:rPr>
      </w:pPr>
    </w:p>
    <w:p w14:paraId="1B8A3C8D" w14:textId="77777777" w:rsidR="00D37408" w:rsidRDefault="00E00C9A">
      <w:pPr>
        <w:numPr>
          <w:ilvl w:val="0"/>
          <w:numId w:val="2"/>
        </w:numPr>
        <w:spacing w:after="0" w:line="240" w:lineRule="auto"/>
        <w:ind w:hanging="630"/>
        <w:jc w:val="both"/>
        <w:rPr>
          <w:rFonts w:ascii="Montserrat" w:eastAsia="Montserrat" w:hAnsi="Montserrat" w:cs="Montserrat"/>
          <w:sz w:val="24"/>
          <w:szCs w:val="24"/>
        </w:rPr>
      </w:pPr>
      <w:r>
        <w:rPr>
          <w:rFonts w:ascii="Montserrat" w:eastAsia="Montserrat" w:hAnsi="Montserrat" w:cs="Montserrat"/>
          <w:sz w:val="24"/>
          <w:szCs w:val="24"/>
        </w:rPr>
        <w:t>Zonas y rutas óptimas de los Centros de Distribución regionales de carga.</w:t>
      </w:r>
    </w:p>
    <w:p w14:paraId="2141B096" w14:textId="77777777" w:rsidR="00D37408" w:rsidRDefault="00D37408">
      <w:pPr>
        <w:spacing w:after="0" w:line="240" w:lineRule="auto"/>
        <w:ind w:left="720"/>
        <w:jc w:val="both"/>
        <w:rPr>
          <w:rFonts w:ascii="Montserrat" w:eastAsia="Montserrat" w:hAnsi="Montserrat" w:cs="Montserrat"/>
          <w:sz w:val="24"/>
          <w:szCs w:val="24"/>
        </w:rPr>
      </w:pPr>
    </w:p>
    <w:p w14:paraId="70202948" w14:textId="77777777" w:rsidR="00D37408" w:rsidRDefault="00E00C9A">
      <w:pPr>
        <w:numPr>
          <w:ilvl w:val="0"/>
          <w:numId w:val="2"/>
        </w:numPr>
        <w:spacing w:after="0" w:line="240" w:lineRule="auto"/>
        <w:ind w:hanging="630"/>
        <w:jc w:val="both"/>
        <w:rPr>
          <w:rFonts w:ascii="Montserrat" w:eastAsia="Montserrat" w:hAnsi="Montserrat" w:cs="Montserrat"/>
          <w:sz w:val="24"/>
          <w:szCs w:val="24"/>
        </w:rPr>
      </w:pPr>
      <w:r>
        <w:rPr>
          <w:rFonts w:ascii="Montserrat" w:eastAsia="Montserrat" w:hAnsi="Montserrat" w:cs="Montserrat"/>
          <w:sz w:val="24"/>
          <w:szCs w:val="24"/>
        </w:rPr>
        <w:t>Creación de una Norma Técnica especializada para la revisión de las condiciones físicas y mecánicas de los vehículos de carga, para que éstos presten un servicio de calidad.</w:t>
      </w:r>
    </w:p>
    <w:p w14:paraId="1CDC913D" w14:textId="77777777" w:rsidR="00D37408" w:rsidRDefault="00D37408">
      <w:pPr>
        <w:spacing w:after="0" w:line="240" w:lineRule="auto"/>
        <w:ind w:left="720"/>
        <w:rPr>
          <w:rFonts w:ascii="Montserrat" w:eastAsia="Montserrat" w:hAnsi="Montserrat" w:cs="Montserrat"/>
          <w:sz w:val="24"/>
          <w:szCs w:val="24"/>
        </w:rPr>
      </w:pPr>
    </w:p>
    <w:p w14:paraId="54BCA228" w14:textId="77777777" w:rsidR="00D37408" w:rsidRDefault="00E00C9A">
      <w:pPr>
        <w:numPr>
          <w:ilvl w:val="0"/>
          <w:numId w:val="9"/>
        </w:numPr>
        <w:pBdr>
          <w:top w:val="nil"/>
          <w:left w:val="nil"/>
          <w:bottom w:val="nil"/>
          <w:right w:val="nil"/>
          <w:between w:val="nil"/>
        </w:pBdr>
        <w:spacing w:after="0" w:line="240" w:lineRule="auto"/>
        <w:ind w:left="851" w:hanging="873"/>
        <w:rPr>
          <w:rFonts w:ascii="Montserrat" w:eastAsia="Montserrat" w:hAnsi="Montserrat" w:cs="Montserrat"/>
          <w:b/>
          <w:color w:val="000000"/>
          <w:sz w:val="40"/>
          <w:szCs w:val="40"/>
        </w:rPr>
      </w:pPr>
      <w:r>
        <w:rPr>
          <w:rFonts w:ascii="Montserrat" w:eastAsia="Montserrat" w:hAnsi="Montserrat" w:cs="Montserrat"/>
          <w:b/>
          <w:color w:val="000000"/>
          <w:sz w:val="40"/>
          <w:szCs w:val="40"/>
        </w:rPr>
        <w:t>SUBTEMA 4 – SEGURIDAD VIAL</w:t>
      </w:r>
    </w:p>
    <w:p w14:paraId="63A5BFEE" w14:textId="77777777" w:rsidR="00D37408" w:rsidRDefault="00D37408">
      <w:pPr>
        <w:pBdr>
          <w:top w:val="nil"/>
          <w:left w:val="nil"/>
          <w:bottom w:val="nil"/>
          <w:right w:val="nil"/>
          <w:between w:val="nil"/>
        </w:pBdr>
        <w:spacing w:after="0" w:line="240" w:lineRule="auto"/>
        <w:ind w:left="708"/>
        <w:jc w:val="both"/>
        <w:rPr>
          <w:rFonts w:ascii="Montserrat" w:eastAsia="Montserrat" w:hAnsi="Montserrat" w:cs="Montserrat"/>
          <w:color w:val="000000"/>
          <w:sz w:val="24"/>
          <w:szCs w:val="24"/>
        </w:rPr>
      </w:pPr>
    </w:p>
    <w:p w14:paraId="68C100C6" w14:textId="77777777" w:rsidR="00D37408" w:rsidRDefault="00E00C9A">
      <w:pPr>
        <w:spacing w:after="0" w:line="240" w:lineRule="auto"/>
        <w:rPr>
          <w:rFonts w:ascii="Montserrat" w:eastAsia="Montserrat" w:hAnsi="Montserrat" w:cs="Montserrat"/>
          <w:b/>
          <w:sz w:val="30"/>
          <w:szCs w:val="30"/>
        </w:rPr>
      </w:pPr>
      <w:r>
        <w:rPr>
          <w:rFonts w:ascii="Montserrat" w:eastAsia="Montserrat" w:hAnsi="Montserrat" w:cs="Montserrat"/>
          <w:b/>
          <w:sz w:val="30"/>
          <w:szCs w:val="30"/>
          <w:highlight w:val="lightGray"/>
        </w:rPr>
        <w:t>DIAGNÓSTICO</w:t>
      </w:r>
    </w:p>
    <w:p w14:paraId="4F479AAC" w14:textId="77777777" w:rsidR="00D37408" w:rsidRDefault="00D37408">
      <w:pPr>
        <w:spacing w:after="0" w:line="240" w:lineRule="auto"/>
        <w:rPr>
          <w:rFonts w:ascii="Montserrat" w:eastAsia="Montserrat" w:hAnsi="Montserrat" w:cs="Montserrat"/>
          <w:sz w:val="24"/>
          <w:szCs w:val="24"/>
        </w:rPr>
      </w:pPr>
    </w:p>
    <w:p w14:paraId="0905A429"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A nivel mundial, las colisiones de tránsito causan 1.3 millones de defunciones prevenibles y 50 millones de traumatismos cada año, lo que los convierte en la principal causa de mortalidad de niñas, niños y jóvenes. De seguir así, se prevé que durante el próximo decenio estos siniestros  causarán 13 millones de defunciones y 500 millones de traumatismos. Estas cifras se han mantenido sin mayores cambios durante los últimos 20 años.</w:t>
      </w:r>
    </w:p>
    <w:p w14:paraId="38776D0C" w14:textId="77777777" w:rsidR="00D37408" w:rsidRDefault="00D37408">
      <w:pPr>
        <w:spacing w:after="0" w:line="240" w:lineRule="auto"/>
        <w:jc w:val="both"/>
        <w:rPr>
          <w:rFonts w:ascii="Montserrat" w:eastAsia="Montserrat" w:hAnsi="Montserrat" w:cs="Montserrat"/>
          <w:sz w:val="24"/>
          <w:szCs w:val="24"/>
        </w:rPr>
      </w:pPr>
    </w:p>
    <w:p w14:paraId="589F2905"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En consecuencia, la Organización Mundial de la Salud (OMS) lanzó el 28 de octubre de 2021 el Plan Mundial del Segundo Decenio de Acción para la Seguridad Vial 2021-2030, dirigido a quienes tienen la responsabilidad de la formulación de las políticas públicas en la materia, en el que describe las medidas necesarias para alcanzar la meta de reducción de muertes por siniestros viales mediante un enfoque de sistemas seguros, trazando un nuevo camino y una nueva visión sobre cómo debería verse la movilidad en el futuro, en el que la seguridad debe estar en el centro de todo.</w:t>
      </w:r>
      <w:r>
        <w:rPr>
          <w:rFonts w:ascii="Montserrat" w:eastAsia="Montserrat" w:hAnsi="Montserrat" w:cs="Montserrat"/>
          <w:sz w:val="24"/>
          <w:szCs w:val="24"/>
          <w:vertAlign w:val="superscript"/>
        </w:rPr>
        <w:footnoteReference w:id="19"/>
      </w:r>
    </w:p>
    <w:p w14:paraId="6CF57F7A" w14:textId="77777777" w:rsidR="00D37408" w:rsidRDefault="00D37408">
      <w:pPr>
        <w:spacing w:after="0" w:line="240" w:lineRule="auto"/>
        <w:rPr>
          <w:rFonts w:ascii="Montserrat" w:eastAsia="Montserrat" w:hAnsi="Montserrat" w:cs="Montserrat"/>
          <w:sz w:val="24"/>
          <w:szCs w:val="24"/>
        </w:rPr>
      </w:pPr>
    </w:p>
    <w:p w14:paraId="21286348"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En México, en el 2019 fallecieron 14 mil 673 personas por siniestros viales, lo cual representa una tasa de 11.6 muertes por cada 100 mil habitantes. Los atropellamientos concentran el mayor porcentaje de fallecimientos 5,928 (40.4 %), le siguen las y los ocupantes de vehículos motorizados con 4,532 fallecimientos (30.9 %), las y los motociclistas con 3,850 fallecimientos (26.2 %), las y los ciclistas con 263 fallecimientos (1.8 %) y otros fallecimientos (0.7 %).</w:t>
      </w:r>
    </w:p>
    <w:p w14:paraId="257593A7" w14:textId="77777777" w:rsidR="00D37408" w:rsidRDefault="00D37408">
      <w:pPr>
        <w:spacing w:after="0" w:line="240" w:lineRule="auto"/>
        <w:jc w:val="both"/>
        <w:rPr>
          <w:rFonts w:ascii="Montserrat" w:eastAsia="Montserrat" w:hAnsi="Montserrat" w:cs="Montserrat"/>
          <w:sz w:val="24"/>
          <w:szCs w:val="24"/>
        </w:rPr>
      </w:pPr>
    </w:p>
    <w:p w14:paraId="2AAE46FC" w14:textId="77777777" w:rsidR="00D37408" w:rsidRDefault="00E00C9A">
      <w:pPr>
        <w:spacing w:after="0" w:line="240" w:lineRule="auto"/>
        <w:jc w:val="both"/>
        <w:rPr>
          <w:rFonts w:ascii="Montserrat" w:eastAsia="Montserrat" w:hAnsi="Montserrat" w:cs="Montserrat"/>
          <w:sz w:val="24"/>
          <w:szCs w:val="24"/>
          <w:vertAlign w:val="superscript"/>
        </w:rPr>
      </w:pPr>
      <w:r>
        <w:rPr>
          <w:rFonts w:ascii="Montserrat" w:eastAsia="Montserrat" w:hAnsi="Montserrat" w:cs="Montserrat"/>
          <w:sz w:val="24"/>
          <w:szCs w:val="24"/>
        </w:rPr>
        <w:t>En el mismo año 2019, 15 entidades federativas registraron un incremento en la tasa de mortalidad, en comparación con 2018: Quintana Roo (34.4 %), Tamaulipas (23.4 %), Baja California Sur (15.8 %), Michoacán (12.9 %), Oaxaca (12.2 %), Zacatecas (11.6 %), Chiapas (8.8 %), Sinaloa (1.3 %), San Luis Potosí (0.6 %) y Chihuahua (0.3 %).</w:t>
      </w:r>
      <w:r>
        <w:rPr>
          <w:rFonts w:ascii="Montserrat" w:eastAsia="Montserrat" w:hAnsi="Montserrat" w:cs="Montserrat"/>
          <w:sz w:val="24"/>
          <w:szCs w:val="24"/>
          <w:vertAlign w:val="superscript"/>
        </w:rPr>
        <w:footnoteReference w:id="20"/>
      </w:r>
    </w:p>
    <w:p w14:paraId="7AE5F8CD" w14:textId="77777777" w:rsidR="00D37408" w:rsidRDefault="00D37408">
      <w:pPr>
        <w:spacing w:after="0" w:line="240" w:lineRule="auto"/>
        <w:jc w:val="both"/>
        <w:rPr>
          <w:rFonts w:ascii="Montserrat" w:eastAsia="Montserrat" w:hAnsi="Montserrat" w:cs="Montserrat"/>
          <w:sz w:val="24"/>
          <w:szCs w:val="24"/>
          <w:vertAlign w:val="superscript"/>
        </w:rPr>
      </w:pPr>
    </w:p>
    <w:p w14:paraId="6386C6B5"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En Oaxaca la tasa de mortalidad por accidentes de tránsito y tipo de persona usuaria, del 2010 al 2019; se comportó de la siguiente manera:</w:t>
      </w:r>
    </w:p>
    <w:p w14:paraId="4481FFDF" w14:textId="77777777" w:rsidR="00D37408" w:rsidRDefault="00D37408">
      <w:pPr>
        <w:spacing w:after="0" w:line="240" w:lineRule="auto"/>
        <w:jc w:val="both"/>
        <w:rPr>
          <w:rFonts w:ascii="Montserrat" w:eastAsia="Montserrat" w:hAnsi="Montserrat" w:cs="Montserrat"/>
          <w:sz w:val="24"/>
          <w:szCs w:val="24"/>
        </w:rPr>
      </w:pPr>
    </w:p>
    <w:p w14:paraId="4A41D9FD" w14:textId="77777777" w:rsidR="00D37408" w:rsidRDefault="00D37408">
      <w:pPr>
        <w:spacing w:after="0" w:line="240" w:lineRule="auto"/>
        <w:jc w:val="both"/>
        <w:rPr>
          <w:rFonts w:ascii="Montserrat" w:eastAsia="Montserrat" w:hAnsi="Montserrat" w:cs="Montserrat"/>
          <w:sz w:val="24"/>
          <w:szCs w:val="24"/>
        </w:rPr>
      </w:pPr>
    </w:p>
    <w:p w14:paraId="5B549FCB" w14:textId="77777777" w:rsidR="00D37408" w:rsidRDefault="00E00C9A">
      <w:pPr>
        <w:spacing w:after="0" w:line="240" w:lineRule="auto"/>
        <w:jc w:val="both"/>
        <w:rPr>
          <w:rFonts w:ascii="Montserrat" w:eastAsia="Montserrat" w:hAnsi="Montserrat" w:cs="Montserrat"/>
          <w:sz w:val="24"/>
          <w:szCs w:val="24"/>
        </w:rPr>
      </w:pPr>
      <w:r>
        <w:rPr>
          <w:noProof/>
          <w:lang w:val="es-MX" w:eastAsia="es-MX"/>
        </w:rPr>
        <w:drawing>
          <wp:anchor distT="0" distB="0" distL="0" distR="0" simplePos="0" relativeHeight="251661312" behindDoc="0" locked="0" layoutInCell="1" hidden="0" allowOverlap="1" wp14:anchorId="67B48663" wp14:editId="13947629">
            <wp:simplePos x="0" y="0"/>
            <wp:positionH relativeFrom="column">
              <wp:posOffset>247650</wp:posOffset>
            </wp:positionH>
            <wp:positionV relativeFrom="paragraph">
              <wp:posOffset>95250</wp:posOffset>
            </wp:positionV>
            <wp:extent cx="5476558" cy="2752344"/>
            <wp:effectExtent l="0" t="0" r="0" b="0"/>
            <wp:wrapSquare wrapText="bothSides" distT="0" distB="0" distL="0" distR="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76558" cy="2752344"/>
                    </a:xfrm>
                    <a:prstGeom prst="rect">
                      <a:avLst/>
                    </a:prstGeom>
                    <a:ln/>
                  </pic:spPr>
                </pic:pic>
              </a:graphicData>
            </a:graphic>
          </wp:anchor>
        </w:drawing>
      </w:r>
    </w:p>
    <w:p w14:paraId="58830344" w14:textId="77777777" w:rsidR="00D37408" w:rsidRDefault="00D37408">
      <w:pPr>
        <w:spacing w:after="0" w:line="240" w:lineRule="auto"/>
        <w:jc w:val="both"/>
        <w:rPr>
          <w:rFonts w:ascii="Montserrat" w:eastAsia="Montserrat" w:hAnsi="Montserrat" w:cs="Montserrat"/>
          <w:sz w:val="24"/>
          <w:szCs w:val="24"/>
        </w:rPr>
      </w:pPr>
    </w:p>
    <w:p w14:paraId="35211D59" w14:textId="77777777" w:rsidR="00D37408" w:rsidRDefault="00D37408">
      <w:pPr>
        <w:spacing w:after="0" w:line="240" w:lineRule="auto"/>
        <w:jc w:val="both"/>
        <w:rPr>
          <w:rFonts w:ascii="Montserrat" w:eastAsia="Montserrat" w:hAnsi="Montserrat" w:cs="Montserrat"/>
          <w:sz w:val="24"/>
          <w:szCs w:val="24"/>
        </w:rPr>
      </w:pPr>
    </w:p>
    <w:p w14:paraId="526FAA69" w14:textId="77777777" w:rsidR="00D37408" w:rsidRDefault="00D37408">
      <w:pPr>
        <w:spacing w:after="0" w:line="240" w:lineRule="auto"/>
        <w:jc w:val="both"/>
        <w:rPr>
          <w:rFonts w:ascii="Montserrat" w:eastAsia="Montserrat" w:hAnsi="Montserrat" w:cs="Montserrat"/>
          <w:sz w:val="24"/>
          <w:szCs w:val="24"/>
        </w:rPr>
      </w:pPr>
    </w:p>
    <w:p w14:paraId="20E95823" w14:textId="77777777" w:rsidR="00D37408" w:rsidRDefault="00D37408">
      <w:pPr>
        <w:spacing w:after="0" w:line="240" w:lineRule="auto"/>
        <w:jc w:val="both"/>
        <w:rPr>
          <w:rFonts w:ascii="Montserrat" w:eastAsia="Montserrat" w:hAnsi="Montserrat" w:cs="Montserrat"/>
          <w:sz w:val="24"/>
          <w:szCs w:val="24"/>
        </w:rPr>
      </w:pPr>
    </w:p>
    <w:p w14:paraId="32E6EFF6" w14:textId="77777777" w:rsidR="00D37408" w:rsidRDefault="00D37408">
      <w:pPr>
        <w:spacing w:after="0" w:line="240" w:lineRule="auto"/>
        <w:jc w:val="both"/>
        <w:rPr>
          <w:rFonts w:ascii="Montserrat" w:eastAsia="Montserrat" w:hAnsi="Montserrat" w:cs="Montserrat"/>
          <w:sz w:val="24"/>
          <w:szCs w:val="24"/>
        </w:rPr>
      </w:pPr>
    </w:p>
    <w:p w14:paraId="60908183" w14:textId="77777777" w:rsidR="00D37408" w:rsidRDefault="00D37408">
      <w:pPr>
        <w:spacing w:after="0" w:line="240" w:lineRule="auto"/>
        <w:jc w:val="both"/>
        <w:rPr>
          <w:rFonts w:ascii="Montserrat" w:eastAsia="Montserrat" w:hAnsi="Montserrat" w:cs="Montserrat"/>
          <w:sz w:val="24"/>
          <w:szCs w:val="24"/>
        </w:rPr>
      </w:pPr>
    </w:p>
    <w:p w14:paraId="22C573EE" w14:textId="77777777" w:rsidR="00D37408" w:rsidRDefault="00D37408">
      <w:pPr>
        <w:spacing w:after="0" w:line="240" w:lineRule="auto"/>
        <w:jc w:val="both"/>
        <w:rPr>
          <w:rFonts w:ascii="Montserrat" w:eastAsia="Montserrat" w:hAnsi="Montserrat" w:cs="Montserrat"/>
          <w:sz w:val="24"/>
          <w:szCs w:val="24"/>
        </w:rPr>
      </w:pPr>
    </w:p>
    <w:p w14:paraId="0BFD362C" w14:textId="77777777" w:rsidR="00D37408" w:rsidRDefault="00D37408">
      <w:pPr>
        <w:spacing w:after="0" w:line="240" w:lineRule="auto"/>
        <w:jc w:val="both"/>
        <w:rPr>
          <w:rFonts w:ascii="Montserrat" w:eastAsia="Montserrat" w:hAnsi="Montserrat" w:cs="Montserrat"/>
          <w:sz w:val="24"/>
          <w:szCs w:val="24"/>
        </w:rPr>
      </w:pPr>
    </w:p>
    <w:p w14:paraId="0C13FF1E" w14:textId="77777777" w:rsidR="00D37408" w:rsidRDefault="00D37408">
      <w:pPr>
        <w:spacing w:after="0" w:line="240" w:lineRule="auto"/>
        <w:jc w:val="both"/>
        <w:rPr>
          <w:rFonts w:ascii="Montserrat" w:eastAsia="Montserrat" w:hAnsi="Montserrat" w:cs="Montserrat"/>
          <w:sz w:val="24"/>
          <w:szCs w:val="24"/>
        </w:rPr>
      </w:pPr>
    </w:p>
    <w:p w14:paraId="762EE029" w14:textId="77777777" w:rsidR="00D37408" w:rsidRDefault="00D37408">
      <w:pPr>
        <w:spacing w:after="0" w:line="240" w:lineRule="auto"/>
        <w:jc w:val="both"/>
        <w:rPr>
          <w:rFonts w:ascii="Montserrat" w:eastAsia="Montserrat" w:hAnsi="Montserrat" w:cs="Montserrat"/>
          <w:sz w:val="24"/>
          <w:szCs w:val="24"/>
        </w:rPr>
      </w:pPr>
    </w:p>
    <w:p w14:paraId="7F5A82EC" w14:textId="77777777" w:rsidR="00D37408" w:rsidRDefault="00D37408">
      <w:pPr>
        <w:spacing w:after="0" w:line="240" w:lineRule="auto"/>
        <w:jc w:val="both"/>
        <w:rPr>
          <w:rFonts w:ascii="Montserrat" w:eastAsia="Montserrat" w:hAnsi="Montserrat" w:cs="Montserrat"/>
          <w:sz w:val="24"/>
          <w:szCs w:val="24"/>
        </w:rPr>
      </w:pPr>
    </w:p>
    <w:p w14:paraId="4E5D85A7" w14:textId="77777777" w:rsidR="00D37408" w:rsidRDefault="00D37408">
      <w:pPr>
        <w:spacing w:after="0" w:line="240" w:lineRule="auto"/>
        <w:jc w:val="both"/>
        <w:rPr>
          <w:rFonts w:ascii="Montserrat" w:eastAsia="Montserrat" w:hAnsi="Montserrat" w:cs="Montserrat"/>
          <w:sz w:val="24"/>
          <w:szCs w:val="24"/>
        </w:rPr>
      </w:pPr>
    </w:p>
    <w:p w14:paraId="74DD437D" w14:textId="77777777" w:rsidR="00D37408" w:rsidRDefault="00D37408">
      <w:pPr>
        <w:spacing w:after="0" w:line="240" w:lineRule="auto"/>
        <w:jc w:val="both"/>
        <w:rPr>
          <w:rFonts w:ascii="Montserrat" w:eastAsia="Montserrat" w:hAnsi="Montserrat" w:cs="Montserrat"/>
          <w:sz w:val="24"/>
          <w:szCs w:val="24"/>
        </w:rPr>
      </w:pPr>
    </w:p>
    <w:p w14:paraId="6772FADC" w14:textId="77777777" w:rsidR="00D37408" w:rsidRDefault="00D37408">
      <w:pPr>
        <w:spacing w:after="0" w:line="240" w:lineRule="auto"/>
        <w:jc w:val="both"/>
        <w:rPr>
          <w:rFonts w:ascii="Montserrat" w:eastAsia="Montserrat" w:hAnsi="Montserrat" w:cs="Montserrat"/>
          <w:sz w:val="24"/>
          <w:szCs w:val="24"/>
        </w:rPr>
      </w:pPr>
    </w:p>
    <w:p w14:paraId="410EABDA" w14:textId="77777777" w:rsidR="00D37408" w:rsidRDefault="00E00C9A">
      <w:pPr>
        <w:spacing w:after="0" w:line="240" w:lineRule="auto"/>
        <w:jc w:val="both"/>
        <w:rPr>
          <w:rFonts w:ascii="Montserrat" w:eastAsia="Montserrat" w:hAnsi="Montserrat" w:cs="Montserrat"/>
          <w:i/>
          <w:color w:val="44546A"/>
          <w:sz w:val="18"/>
          <w:szCs w:val="18"/>
        </w:rPr>
      </w:pPr>
      <w:r>
        <w:rPr>
          <w:rFonts w:ascii="Montserrat" w:eastAsia="Montserrat" w:hAnsi="Montserrat" w:cs="Montserrat"/>
          <w:i/>
          <w:color w:val="44546A"/>
          <w:sz w:val="18"/>
          <w:szCs w:val="18"/>
        </w:rPr>
        <w:t>Ilustración 1 Fuente: Bases de mortalidad 2010-2019, INEGI-SS; SEED 2010-2019, DGIS-SS y Proyecciones de la población de México y de las Entidades Federativas 1950-2050 del CONAPO</w:t>
      </w:r>
    </w:p>
    <w:p w14:paraId="6AE3B38B" w14:textId="77777777" w:rsidR="00D37408" w:rsidRDefault="00D37408">
      <w:pPr>
        <w:spacing w:after="0" w:line="240" w:lineRule="auto"/>
        <w:jc w:val="both"/>
        <w:rPr>
          <w:rFonts w:ascii="Montserrat" w:eastAsia="Montserrat" w:hAnsi="Montserrat" w:cs="Montserrat"/>
          <w:sz w:val="24"/>
          <w:szCs w:val="24"/>
        </w:rPr>
      </w:pPr>
    </w:p>
    <w:p w14:paraId="3C6BC42C"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Los hechos de tránsito afectan principalmente a las y los usuarios más vulnerables de la vía, como peatones y ciclistas. En particular afectan a mujeres, personas con discapacidad, de la tercera edad e infantes, ya que enfrentan diversas barreras que reducen sus posibilidades de moverse con seguridad en una ciudad que debiera ser accesible e incluyente para todas.</w:t>
      </w:r>
    </w:p>
    <w:p w14:paraId="0D519C63" w14:textId="77777777" w:rsidR="00D37408" w:rsidRDefault="00D37408">
      <w:pPr>
        <w:spacing w:after="0" w:line="240" w:lineRule="auto"/>
        <w:jc w:val="both"/>
        <w:rPr>
          <w:rFonts w:ascii="Montserrat" w:eastAsia="Montserrat" w:hAnsi="Montserrat" w:cs="Montserrat"/>
          <w:sz w:val="24"/>
          <w:szCs w:val="24"/>
        </w:rPr>
      </w:pPr>
    </w:p>
    <w:p w14:paraId="0EE9319F"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Las auditorías de seguridad vial, la medición de factores de riesgo, el impulso de legislaciones integrales, las campañas de comunicación, las pláticas de sensibilización, la capacitación de primeras y primeros respondientes y la implementación de operativos de alcoholimetría, han contribuido a la reducción en el número de defunciones por accidentes de tránsito, principalmente en beneficio de quienes viajan en automóviles. </w:t>
      </w:r>
    </w:p>
    <w:p w14:paraId="23216852" w14:textId="77777777" w:rsidR="00D37408" w:rsidRDefault="00D37408">
      <w:pPr>
        <w:spacing w:after="0" w:line="240" w:lineRule="auto"/>
        <w:jc w:val="both"/>
        <w:rPr>
          <w:rFonts w:ascii="Montserrat" w:eastAsia="Montserrat" w:hAnsi="Montserrat" w:cs="Montserrat"/>
          <w:sz w:val="24"/>
          <w:szCs w:val="24"/>
        </w:rPr>
      </w:pPr>
    </w:p>
    <w:p w14:paraId="53ABD72C"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En alineación con los objetivos del Segundo Decenio de Acción para la Seguridad Vial 2021-2030, las recomendaciones derivadas de la Declaración de Estocolmo y la Ley General de Movilidad y Seguridad Vial, se establecen acciones específicas para mejorar la gestión de la seguridad vial, proveer infraestructura segura, fomentar el uso de vehículos más seguros, y educar a las personas usuarias sobre la importancia de la seguridad vial.</w:t>
      </w:r>
    </w:p>
    <w:p w14:paraId="026A9478" w14:textId="77777777" w:rsidR="00D37408" w:rsidRDefault="00D37408">
      <w:pPr>
        <w:spacing w:after="0" w:line="240" w:lineRule="auto"/>
        <w:jc w:val="both"/>
        <w:rPr>
          <w:rFonts w:ascii="Montserrat" w:eastAsia="Montserrat" w:hAnsi="Montserrat" w:cs="Montserrat"/>
          <w:sz w:val="24"/>
          <w:szCs w:val="24"/>
        </w:rPr>
      </w:pPr>
    </w:p>
    <w:p w14:paraId="4DCE7F22"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Para el desarrollo de un sistema integral de seguridad vial es fundamental atender los criterios que inciden en ella: la protección de las personas usuarias vulnerables de la vía, el control de la velocidad y la atención a víctimas de hechos de </w:t>
      </w:r>
      <w:commentRangeStart w:id="318"/>
      <w:r>
        <w:rPr>
          <w:rFonts w:ascii="Montserrat" w:eastAsia="Montserrat" w:hAnsi="Montserrat" w:cs="Montserrat"/>
          <w:sz w:val="24"/>
          <w:szCs w:val="24"/>
        </w:rPr>
        <w:t>tránsito</w:t>
      </w:r>
      <w:commentRangeEnd w:id="318"/>
      <w:r w:rsidR="005C3E42">
        <w:rPr>
          <w:rStyle w:val="Refdecomentario"/>
        </w:rPr>
        <w:commentReference w:id="318"/>
      </w:r>
      <w:r>
        <w:rPr>
          <w:rFonts w:ascii="Montserrat" w:eastAsia="Montserrat" w:hAnsi="Montserrat" w:cs="Montserrat"/>
          <w:sz w:val="24"/>
          <w:szCs w:val="24"/>
        </w:rPr>
        <w:t xml:space="preserve">. </w:t>
      </w:r>
    </w:p>
    <w:p w14:paraId="05F01665" w14:textId="77777777" w:rsidR="00D37408" w:rsidRDefault="00D37408">
      <w:pPr>
        <w:spacing w:after="0" w:line="240" w:lineRule="auto"/>
        <w:jc w:val="both"/>
        <w:rPr>
          <w:rFonts w:ascii="Montserrat" w:eastAsia="Montserrat" w:hAnsi="Montserrat" w:cs="Montserrat"/>
          <w:sz w:val="24"/>
          <w:szCs w:val="24"/>
        </w:rPr>
      </w:pPr>
    </w:p>
    <w:p w14:paraId="6697DF68" w14:textId="77777777" w:rsidR="00D37408" w:rsidRDefault="00E00C9A">
      <w:pPr>
        <w:spacing w:after="0" w:line="240" w:lineRule="auto"/>
        <w:jc w:val="both"/>
        <w:rPr>
          <w:rFonts w:ascii="Montserrat" w:eastAsia="Montserrat" w:hAnsi="Montserrat" w:cs="Montserrat"/>
          <w:sz w:val="24"/>
          <w:szCs w:val="24"/>
        </w:rPr>
      </w:pPr>
      <w:commentRangeStart w:id="319"/>
      <w:r>
        <w:rPr>
          <w:rFonts w:ascii="Montserrat" w:eastAsia="Montserrat" w:hAnsi="Montserrat" w:cs="Montserrat"/>
          <w:noProof/>
          <w:sz w:val="24"/>
          <w:szCs w:val="24"/>
          <w:lang w:val="es-MX" w:eastAsia="es-MX"/>
        </w:rPr>
        <w:lastRenderedPageBreak/>
        <w:drawing>
          <wp:anchor distT="0" distB="0" distL="0" distR="0" simplePos="0" relativeHeight="251662336" behindDoc="0" locked="0" layoutInCell="1" hidden="0" allowOverlap="1" wp14:anchorId="4185AF7A" wp14:editId="40A9B815">
            <wp:simplePos x="0" y="0"/>
            <wp:positionH relativeFrom="page">
              <wp:posOffset>1805305</wp:posOffset>
            </wp:positionH>
            <wp:positionV relativeFrom="page">
              <wp:posOffset>936005</wp:posOffset>
            </wp:positionV>
            <wp:extent cx="3870574" cy="7315200"/>
            <wp:effectExtent l="0" t="0" r="0" b="0"/>
            <wp:wrapTopAndBottom distT="0" dist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870574" cy="7315200"/>
                    </a:xfrm>
                    <a:prstGeom prst="rect">
                      <a:avLst/>
                    </a:prstGeom>
                    <a:ln/>
                  </pic:spPr>
                </pic:pic>
              </a:graphicData>
            </a:graphic>
          </wp:anchor>
        </w:drawing>
      </w:r>
      <w:commentRangeEnd w:id="319"/>
      <w:r w:rsidR="00813FF8">
        <w:rPr>
          <w:rStyle w:val="Refdecomentario"/>
        </w:rPr>
        <w:commentReference w:id="319"/>
      </w:r>
    </w:p>
    <w:p w14:paraId="6B6273E4" w14:textId="77777777" w:rsidR="00D37408" w:rsidRDefault="00E00C9A">
      <w:pPr>
        <w:spacing w:after="0" w:line="240" w:lineRule="auto"/>
        <w:rPr>
          <w:rFonts w:ascii="Montserrat" w:eastAsia="Montserrat" w:hAnsi="Montserrat" w:cs="Montserrat"/>
          <w:sz w:val="16"/>
          <w:szCs w:val="16"/>
        </w:rPr>
      </w:pPr>
      <w:r>
        <w:rPr>
          <w:rFonts w:ascii="Montserrat" w:eastAsia="Montserrat" w:hAnsi="Montserrat" w:cs="Montserrat"/>
          <w:i/>
          <w:color w:val="44546A"/>
          <w:sz w:val="16"/>
          <w:szCs w:val="16"/>
        </w:rPr>
        <w:t>Ilustración 2 Fuente: Base de mortalidad 2019, INEGI-SS; SEED 2019, DGIS-SS y Proyecciones de la Población de México y de las Entidades Federativas 1950-2050, CONAPO. 1 tasa de mortalidad por cada 100 mil personas. 2 el ajuste de las cifras se realizó con el método de imputación múltiple (sustitución de valores missing values).</w:t>
      </w:r>
    </w:p>
    <w:p w14:paraId="3B04ED3C" w14:textId="77777777" w:rsidR="00D37408" w:rsidRDefault="00D37408">
      <w:pPr>
        <w:spacing w:after="0" w:line="240" w:lineRule="auto"/>
        <w:rPr>
          <w:rFonts w:ascii="Montserrat" w:eastAsia="Montserrat" w:hAnsi="Montserrat" w:cs="Montserrat"/>
          <w:sz w:val="24"/>
          <w:szCs w:val="24"/>
        </w:rPr>
      </w:pPr>
    </w:p>
    <w:p w14:paraId="470DF6EE" w14:textId="77777777" w:rsidR="00D37408" w:rsidRDefault="00D37408">
      <w:pPr>
        <w:spacing w:after="0" w:line="240" w:lineRule="auto"/>
        <w:rPr>
          <w:rFonts w:ascii="Montserrat" w:eastAsia="Montserrat" w:hAnsi="Montserrat" w:cs="Montserrat"/>
          <w:sz w:val="24"/>
          <w:szCs w:val="24"/>
        </w:rPr>
      </w:pPr>
    </w:p>
    <w:p w14:paraId="7DC6E405" w14:textId="77777777" w:rsidR="00D37408" w:rsidRDefault="00D37408">
      <w:pPr>
        <w:spacing w:after="0" w:line="240" w:lineRule="auto"/>
        <w:rPr>
          <w:rFonts w:ascii="Montserrat" w:eastAsia="Montserrat" w:hAnsi="Montserrat" w:cs="Montserrat"/>
          <w:sz w:val="24"/>
          <w:szCs w:val="24"/>
        </w:rPr>
      </w:pPr>
    </w:p>
    <w:p w14:paraId="522692AB" w14:textId="77777777" w:rsidR="00D37408" w:rsidRDefault="00D37408">
      <w:pPr>
        <w:spacing w:after="0" w:line="240" w:lineRule="auto"/>
        <w:rPr>
          <w:rFonts w:ascii="Montserrat" w:eastAsia="Montserrat" w:hAnsi="Montserrat" w:cs="Montserrat"/>
          <w:sz w:val="24"/>
          <w:szCs w:val="24"/>
        </w:rPr>
      </w:pPr>
    </w:p>
    <w:p w14:paraId="2CD597E4" w14:textId="77777777" w:rsidR="00D37408" w:rsidRDefault="00E00C9A">
      <w:pPr>
        <w:spacing w:after="0" w:line="240" w:lineRule="auto"/>
        <w:rPr>
          <w:rFonts w:ascii="Montserrat" w:eastAsia="Montserrat" w:hAnsi="Montserrat" w:cs="Montserrat"/>
          <w:b/>
          <w:sz w:val="40"/>
          <w:szCs w:val="40"/>
        </w:rPr>
      </w:pPr>
      <w:r>
        <w:rPr>
          <w:rFonts w:ascii="Montserrat" w:eastAsia="Montserrat" w:hAnsi="Montserrat" w:cs="Montserrat"/>
          <w:b/>
          <w:sz w:val="40"/>
          <w:szCs w:val="40"/>
          <w:highlight w:val="lightGray"/>
        </w:rPr>
        <w:t>OBJETIVOS</w:t>
      </w:r>
    </w:p>
    <w:p w14:paraId="1930E3A4" w14:textId="77777777" w:rsidR="00D37408" w:rsidRDefault="00D37408">
      <w:pPr>
        <w:spacing w:after="0" w:line="240" w:lineRule="auto"/>
        <w:rPr>
          <w:rFonts w:ascii="Montserrat" w:eastAsia="Montserrat" w:hAnsi="Montserrat" w:cs="Montserrat"/>
          <w:sz w:val="24"/>
          <w:szCs w:val="24"/>
        </w:rPr>
      </w:pPr>
    </w:p>
    <w:p w14:paraId="0399CDF1" w14:textId="77777777" w:rsidR="00D37408" w:rsidRDefault="00D37408">
      <w:pPr>
        <w:spacing w:after="0" w:line="240" w:lineRule="auto"/>
        <w:rPr>
          <w:rFonts w:ascii="Montserrat" w:eastAsia="Montserrat" w:hAnsi="Montserrat" w:cs="Montserrat"/>
          <w:sz w:val="24"/>
          <w:szCs w:val="24"/>
        </w:rPr>
      </w:pPr>
    </w:p>
    <w:p w14:paraId="3E7E5557" w14:textId="77777777" w:rsidR="00D37408" w:rsidRDefault="00E00C9A">
      <w:pPr>
        <w:numPr>
          <w:ilvl w:val="0"/>
          <w:numId w:val="6"/>
        </w:num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Generar sistemas de movilidad con la ayuda de sistemas seguros para </w:t>
      </w:r>
      <w:commentRangeStart w:id="320"/>
      <w:r>
        <w:rPr>
          <w:rFonts w:ascii="Montserrat" w:eastAsia="Montserrat" w:hAnsi="Montserrat" w:cs="Montserrat"/>
          <w:sz w:val="24"/>
          <w:szCs w:val="24"/>
        </w:rPr>
        <w:t>proteger al máximo posible la vida humana en los desplazamientos por las vías públicas</w:t>
      </w:r>
      <w:commentRangeEnd w:id="320"/>
      <w:r w:rsidR="00813FF8">
        <w:rPr>
          <w:rStyle w:val="Refdecomentario"/>
        </w:rPr>
        <w:commentReference w:id="320"/>
      </w:r>
      <w:r>
        <w:rPr>
          <w:rFonts w:ascii="Montserrat" w:eastAsia="Montserrat" w:hAnsi="Montserrat" w:cs="Montserrat"/>
          <w:sz w:val="24"/>
          <w:szCs w:val="24"/>
        </w:rPr>
        <w:t>.</w:t>
      </w:r>
    </w:p>
    <w:p w14:paraId="0F9CCCB1" w14:textId="77777777" w:rsidR="00D37408" w:rsidRDefault="00D37408">
      <w:pPr>
        <w:spacing w:after="0" w:line="240" w:lineRule="auto"/>
        <w:ind w:left="720"/>
        <w:jc w:val="both"/>
        <w:rPr>
          <w:rFonts w:ascii="Montserrat" w:eastAsia="Montserrat" w:hAnsi="Montserrat" w:cs="Montserrat"/>
          <w:sz w:val="24"/>
          <w:szCs w:val="24"/>
        </w:rPr>
      </w:pPr>
    </w:p>
    <w:p w14:paraId="0D654CDD" w14:textId="77777777" w:rsidR="00D37408" w:rsidRDefault="00E00C9A">
      <w:pPr>
        <w:numPr>
          <w:ilvl w:val="0"/>
          <w:numId w:val="6"/>
        </w:numPr>
        <w:pBdr>
          <w:top w:val="nil"/>
          <w:left w:val="nil"/>
          <w:bottom w:val="nil"/>
          <w:right w:val="nil"/>
          <w:between w:val="nil"/>
        </w:pBdr>
        <w:spacing w:after="0" w:line="240" w:lineRule="auto"/>
        <w:jc w:val="both"/>
        <w:rPr>
          <w:rFonts w:ascii="Montserrat" w:eastAsia="Montserrat" w:hAnsi="Montserrat" w:cs="Montserrat"/>
          <w:color w:val="000000"/>
          <w:sz w:val="24"/>
          <w:szCs w:val="24"/>
        </w:rPr>
      </w:pPr>
      <w:commentRangeStart w:id="321"/>
      <w:r>
        <w:rPr>
          <w:rFonts w:ascii="Montserrat" w:eastAsia="Montserrat" w:hAnsi="Montserrat" w:cs="Montserrat"/>
          <w:sz w:val="24"/>
          <w:szCs w:val="24"/>
        </w:rPr>
        <w:t>Implementar políticas públicas, planes y</w:t>
      </w:r>
      <w:commentRangeEnd w:id="321"/>
      <w:r w:rsidR="005C3E42">
        <w:rPr>
          <w:rStyle w:val="Refdecomentario"/>
        </w:rPr>
        <w:commentReference w:id="321"/>
      </w:r>
      <w:r>
        <w:rPr>
          <w:rFonts w:ascii="Montserrat" w:eastAsia="Montserrat" w:hAnsi="Montserrat" w:cs="Montserrat"/>
          <w:sz w:val="24"/>
          <w:szCs w:val="24"/>
        </w:rPr>
        <w:t xml:space="preserve"> programas en materia de movilidad y seguridad vial que garanticen el uso de las vías públicas conforme a la jerarquía de movilidad.</w:t>
      </w:r>
    </w:p>
    <w:p w14:paraId="0242745C"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sz w:val="24"/>
          <w:szCs w:val="24"/>
        </w:rPr>
      </w:pPr>
    </w:p>
    <w:p w14:paraId="4A769821" w14:textId="77777777" w:rsidR="00D37408" w:rsidRDefault="00E00C9A">
      <w:pPr>
        <w:numPr>
          <w:ilvl w:val="0"/>
          <w:numId w:val="6"/>
        </w:num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Garantizar la seguridad vial del usuario </w:t>
      </w:r>
      <w:commentRangeStart w:id="322"/>
      <w:r>
        <w:rPr>
          <w:rFonts w:ascii="Montserrat" w:eastAsia="Montserrat" w:hAnsi="Montserrat" w:cs="Montserrat"/>
          <w:sz w:val="24"/>
          <w:szCs w:val="24"/>
        </w:rPr>
        <w:t>a través de la implementación   de programas de educación vial.</w:t>
      </w:r>
      <w:commentRangeEnd w:id="322"/>
      <w:r w:rsidR="005C3E42">
        <w:rPr>
          <w:rStyle w:val="Refdecomentario"/>
        </w:rPr>
        <w:commentReference w:id="322"/>
      </w:r>
    </w:p>
    <w:p w14:paraId="42B7185C" w14:textId="77777777" w:rsidR="00D37408" w:rsidRDefault="00D37408">
      <w:pPr>
        <w:spacing w:after="0" w:line="240" w:lineRule="auto"/>
        <w:rPr>
          <w:rFonts w:ascii="Montserrat" w:eastAsia="Montserrat" w:hAnsi="Montserrat" w:cs="Montserrat"/>
          <w:sz w:val="24"/>
          <w:szCs w:val="24"/>
        </w:rPr>
      </w:pPr>
    </w:p>
    <w:p w14:paraId="052E6142" w14:textId="77777777" w:rsidR="00D37408" w:rsidRDefault="00D37408">
      <w:pPr>
        <w:spacing w:after="0" w:line="240" w:lineRule="auto"/>
        <w:rPr>
          <w:rFonts w:ascii="Montserrat" w:eastAsia="Montserrat" w:hAnsi="Montserrat" w:cs="Montserrat"/>
          <w:sz w:val="24"/>
          <w:szCs w:val="24"/>
        </w:rPr>
      </w:pPr>
    </w:p>
    <w:p w14:paraId="5F55E0AA" w14:textId="77777777" w:rsidR="00D37408" w:rsidRDefault="00D37408">
      <w:pPr>
        <w:spacing w:after="0" w:line="240" w:lineRule="auto"/>
        <w:rPr>
          <w:rFonts w:ascii="Montserrat" w:eastAsia="Montserrat" w:hAnsi="Montserrat" w:cs="Montserrat"/>
          <w:sz w:val="24"/>
          <w:szCs w:val="24"/>
        </w:rPr>
      </w:pPr>
    </w:p>
    <w:p w14:paraId="7C98C2BB" w14:textId="77777777" w:rsidR="00D37408" w:rsidRDefault="00E00C9A">
      <w:pPr>
        <w:spacing w:after="0" w:line="240" w:lineRule="auto"/>
        <w:rPr>
          <w:rFonts w:ascii="Montserrat" w:eastAsia="Montserrat" w:hAnsi="Montserrat" w:cs="Montserrat"/>
          <w:b/>
          <w:sz w:val="40"/>
          <w:szCs w:val="40"/>
        </w:rPr>
      </w:pPr>
      <w:r>
        <w:rPr>
          <w:rFonts w:ascii="Montserrat" w:eastAsia="Montserrat" w:hAnsi="Montserrat" w:cs="Montserrat"/>
          <w:b/>
          <w:sz w:val="40"/>
          <w:szCs w:val="40"/>
          <w:highlight w:val="lightGray"/>
        </w:rPr>
        <w:t>ESTRATEGIAS</w:t>
      </w:r>
      <w:r>
        <w:rPr>
          <w:rFonts w:ascii="Montserrat" w:eastAsia="Montserrat" w:hAnsi="Montserrat" w:cs="Montserrat"/>
          <w:b/>
          <w:sz w:val="40"/>
          <w:szCs w:val="40"/>
        </w:rPr>
        <w:t xml:space="preserve"> </w:t>
      </w:r>
    </w:p>
    <w:p w14:paraId="0B736C22" w14:textId="77777777" w:rsidR="00D37408" w:rsidRDefault="00D37408">
      <w:pPr>
        <w:spacing w:after="0" w:line="240" w:lineRule="auto"/>
        <w:rPr>
          <w:rFonts w:ascii="Montserrat" w:eastAsia="Montserrat" w:hAnsi="Montserrat" w:cs="Montserrat"/>
          <w:sz w:val="24"/>
          <w:szCs w:val="24"/>
        </w:rPr>
      </w:pPr>
    </w:p>
    <w:p w14:paraId="660812EA" w14:textId="77777777" w:rsidR="00D37408" w:rsidRDefault="00D37408">
      <w:pPr>
        <w:spacing w:after="0" w:line="240" w:lineRule="auto"/>
        <w:rPr>
          <w:rFonts w:ascii="Montserrat" w:eastAsia="Montserrat" w:hAnsi="Montserrat" w:cs="Montserrat"/>
          <w:sz w:val="24"/>
          <w:szCs w:val="24"/>
        </w:rPr>
      </w:pPr>
      <w:commentRangeStart w:id="323"/>
    </w:p>
    <w:p w14:paraId="5ECA8E8C"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1.1. </w:t>
      </w:r>
      <w:r>
        <w:rPr>
          <w:rFonts w:ascii="Montserrat" w:eastAsia="Montserrat" w:hAnsi="Montserrat" w:cs="Montserrat"/>
          <w:color w:val="000000"/>
          <w:sz w:val="24"/>
          <w:szCs w:val="24"/>
        </w:rPr>
        <w:t>Los sistemas de movilidad y de transporte y la infraestructura vial deberán ser diseñados para tolerar el error humano, para que no se produzcan lesiones graves o muerte, así como reducir los factores de riesgo que atenten contra la integridad y dignidad de los grupos en situación de vulnerabilidad.</w:t>
      </w:r>
    </w:p>
    <w:p w14:paraId="1BCB6E26"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color w:val="000000"/>
          <w:sz w:val="24"/>
          <w:szCs w:val="24"/>
        </w:rPr>
      </w:pPr>
    </w:p>
    <w:p w14:paraId="664D60C0"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2.1. </w:t>
      </w:r>
      <w:r>
        <w:rPr>
          <w:rFonts w:ascii="Montserrat" w:eastAsia="Montserrat" w:hAnsi="Montserrat" w:cs="Montserrat"/>
          <w:color w:val="000000"/>
          <w:sz w:val="24"/>
          <w:szCs w:val="24"/>
        </w:rPr>
        <w:t>El servicio de transporte público y privado debe ser modificado o adaptado, incorporando acciones afirmativas sin que se imponga una carga desproporcionada o indebida, a fin de que se garantice la seguridad integral y accesibilidad de los grupos en situación de vulnerabilidad, con base en las necesidades de cada territorio.</w:t>
      </w:r>
    </w:p>
    <w:p w14:paraId="41858163"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color w:val="000000"/>
          <w:sz w:val="24"/>
          <w:szCs w:val="24"/>
        </w:rPr>
      </w:pPr>
    </w:p>
    <w:p w14:paraId="39C1926D"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3.1. </w:t>
      </w:r>
      <w:r>
        <w:rPr>
          <w:rFonts w:ascii="Montserrat" w:eastAsia="Montserrat" w:hAnsi="Montserrat" w:cs="Montserrat"/>
          <w:color w:val="000000"/>
          <w:sz w:val="24"/>
          <w:szCs w:val="24"/>
        </w:rPr>
        <w:t>Las velocidades vehiculares deben reorganizarse de acuerdo con los límites establecidos en la Ley General de Movilidad y Seguridad Vial  para reducir muertes y la gravedad de las lesiones;  así mismo la integridad física de las personas es responsabilidad compartida de quienes diseñan, construyen, gestionan, operan y usan la red vial y los servicios de transporte; por tal motivo debe concientizarse sobre la seguridad vial.</w:t>
      </w:r>
    </w:p>
    <w:commentRangeEnd w:id="323"/>
    <w:p w14:paraId="521B22CF" w14:textId="77777777" w:rsidR="00D37408" w:rsidRDefault="008018C8">
      <w:pPr>
        <w:spacing w:after="0" w:line="240" w:lineRule="auto"/>
        <w:rPr>
          <w:rFonts w:ascii="Montserrat" w:eastAsia="Montserrat" w:hAnsi="Montserrat" w:cs="Montserrat"/>
          <w:sz w:val="24"/>
          <w:szCs w:val="24"/>
        </w:rPr>
      </w:pPr>
      <w:r>
        <w:rPr>
          <w:rStyle w:val="Refdecomentario"/>
        </w:rPr>
        <w:commentReference w:id="323"/>
      </w:r>
    </w:p>
    <w:p w14:paraId="7613366A" w14:textId="77777777" w:rsidR="00D37408" w:rsidRDefault="00D37408">
      <w:pPr>
        <w:spacing w:after="0" w:line="240" w:lineRule="auto"/>
        <w:rPr>
          <w:rFonts w:ascii="Montserrat" w:eastAsia="Montserrat" w:hAnsi="Montserrat" w:cs="Montserrat"/>
          <w:sz w:val="24"/>
          <w:szCs w:val="24"/>
        </w:rPr>
      </w:pPr>
    </w:p>
    <w:p w14:paraId="5A1B6AD4" w14:textId="77777777" w:rsidR="00D37408" w:rsidRDefault="00D37408">
      <w:pPr>
        <w:spacing w:after="0" w:line="240" w:lineRule="auto"/>
        <w:rPr>
          <w:rFonts w:ascii="Montserrat" w:eastAsia="Montserrat" w:hAnsi="Montserrat" w:cs="Montserrat"/>
          <w:sz w:val="24"/>
          <w:szCs w:val="24"/>
        </w:rPr>
      </w:pPr>
    </w:p>
    <w:p w14:paraId="68DE3DA0" w14:textId="77777777" w:rsidR="00D37408" w:rsidRDefault="00D37408">
      <w:pPr>
        <w:spacing w:after="0" w:line="240" w:lineRule="auto"/>
        <w:rPr>
          <w:rFonts w:ascii="Montserrat" w:eastAsia="Montserrat" w:hAnsi="Montserrat" w:cs="Montserrat"/>
          <w:sz w:val="24"/>
          <w:szCs w:val="24"/>
        </w:rPr>
      </w:pPr>
    </w:p>
    <w:p w14:paraId="30EF1192" w14:textId="77777777" w:rsidR="00D37408" w:rsidRDefault="00D37408">
      <w:pPr>
        <w:spacing w:after="0" w:line="240" w:lineRule="auto"/>
        <w:rPr>
          <w:rFonts w:ascii="Montserrat" w:eastAsia="Montserrat" w:hAnsi="Montserrat" w:cs="Montserrat"/>
          <w:sz w:val="24"/>
          <w:szCs w:val="24"/>
        </w:rPr>
      </w:pPr>
    </w:p>
    <w:p w14:paraId="5E81DDD6" w14:textId="77777777" w:rsidR="00D37408" w:rsidRDefault="00D37408">
      <w:pPr>
        <w:spacing w:after="0" w:line="240" w:lineRule="auto"/>
        <w:rPr>
          <w:rFonts w:ascii="Montserrat" w:eastAsia="Montserrat" w:hAnsi="Montserrat" w:cs="Montserrat"/>
          <w:sz w:val="24"/>
          <w:szCs w:val="24"/>
        </w:rPr>
      </w:pPr>
    </w:p>
    <w:p w14:paraId="372845BE" w14:textId="77777777" w:rsidR="00D37408" w:rsidRDefault="00E00C9A">
      <w:pPr>
        <w:spacing w:after="0" w:line="240" w:lineRule="auto"/>
        <w:rPr>
          <w:rFonts w:ascii="Montserrat" w:eastAsia="Montserrat" w:hAnsi="Montserrat" w:cs="Montserrat"/>
          <w:b/>
          <w:sz w:val="40"/>
          <w:szCs w:val="40"/>
        </w:rPr>
      </w:pPr>
      <w:r>
        <w:rPr>
          <w:rFonts w:ascii="Montserrat" w:eastAsia="Montserrat" w:hAnsi="Montserrat" w:cs="Montserrat"/>
          <w:b/>
          <w:sz w:val="40"/>
          <w:szCs w:val="40"/>
          <w:highlight w:val="lightGray"/>
        </w:rPr>
        <w:t>LÍNEAS DE ACCIÓN</w:t>
      </w:r>
    </w:p>
    <w:p w14:paraId="1F084C30" w14:textId="77777777" w:rsidR="00D37408" w:rsidRDefault="00D37408">
      <w:pPr>
        <w:spacing w:after="0" w:line="240" w:lineRule="auto"/>
        <w:rPr>
          <w:rFonts w:ascii="Montserrat" w:eastAsia="Montserrat" w:hAnsi="Montserrat" w:cs="Montserrat"/>
          <w:sz w:val="24"/>
          <w:szCs w:val="24"/>
        </w:rPr>
      </w:pPr>
    </w:p>
    <w:p w14:paraId="1C5F8FD4" w14:textId="77777777" w:rsidR="00D37408" w:rsidRDefault="00D37408">
      <w:pPr>
        <w:spacing w:after="0" w:line="240" w:lineRule="auto"/>
        <w:rPr>
          <w:rFonts w:ascii="Montserrat" w:eastAsia="Montserrat" w:hAnsi="Montserrat" w:cs="Montserrat"/>
          <w:sz w:val="24"/>
          <w:szCs w:val="24"/>
        </w:rPr>
      </w:pPr>
    </w:p>
    <w:p w14:paraId="191D68F2"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b/>
          <w:color w:val="000000"/>
          <w:sz w:val="24"/>
          <w:szCs w:val="24"/>
        </w:rPr>
      </w:pPr>
      <w:r>
        <w:rPr>
          <w:rFonts w:ascii="Montserrat" w:eastAsia="Montserrat" w:hAnsi="Montserrat" w:cs="Montserrat"/>
          <w:b/>
          <w:sz w:val="24"/>
          <w:szCs w:val="24"/>
        </w:rPr>
        <w:t xml:space="preserve">1.1.1. </w:t>
      </w:r>
      <w:r>
        <w:rPr>
          <w:rFonts w:ascii="Montserrat" w:eastAsia="Montserrat" w:hAnsi="Montserrat" w:cs="Montserrat"/>
          <w:b/>
          <w:color w:val="000000"/>
          <w:sz w:val="24"/>
          <w:szCs w:val="24"/>
        </w:rPr>
        <w:t>Infraestructura segura.</w:t>
      </w:r>
    </w:p>
    <w:p w14:paraId="184FD6D8"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lastRenderedPageBreak/>
        <w:t xml:space="preserve"> 1.1.1.1. </w:t>
      </w:r>
      <w:r>
        <w:rPr>
          <w:rFonts w:ascii="Montserrat" w:eastAsia="Montserrat" w:hAnsi="Montserrat" w:cs="Montserrat"/>
          <w:color w:val="000000"/>
          <w:sz w:val="24"/>
          <w:szCs w:val="24"/>
        </w:rPr>
        <w:t>Plan Maestro para la construcción, equipamiento y mantenimiento de infraestructura vial.</w:t>
      </w:r>
    </w:p>
    <w:p w14:paraId="49F1E885" w14:textId="77777777" w:rsidR="00D37408" w:rsidRDefault="00D37408">
      <w:pPr>
        <w:spacing w:after="0" w:line="240" w:lineRule="auto"/>
        <w:rPr>
          <w:rFonts w:ascii="Montserrat" w:eastAsia="Montserrat" w:hAnsi="Montserrat" w:cs="Montserrat"/>
          <w:sz w:val="24"/>
          <w:szCs w:val="24"/>
        </w:rPr>
      </w:pPr>
    </w:p>
    <w:p w14:paraId="60721E2A"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b/>
          <w:color w:val="000000"/>
          <w:sz w:val="24"/>
          <w:szCs w:val="24"/>
        </w:rPr>
      </w:pPr>
      <w:r>
        <w:rPr>
          <w:rFonts w:ascii="Montserrat" w:eastAsia="Montserrat" w:hAnsi="Montserrat" w:cs="Montserrat"/>
          <w:b/>
          <w:sz w:val="24"/>
          <w:szCs w:val="24"/>
        </w:rPr>
        <w:t xml:space="preserve">2.2.1. </w:t>
      </w:r>
      <w:r>
        <w:rPr>
          <w:rFonts w:ascii="Montserrat" w:eastAsia="Montserrat" w:hAnsi="Montserrat" w:cs="Montserrat"/>
          <w:b/>
          <w:color w:val="000000"/>
          <w:sz w:val="24"/>
          <w:szCs w:val="24"/>
        </w:rPr>
        <w:t>Personas usuarias seguras.</w:t>
      </w:r>
    </w:p>
    <w:p w14:paraId="14FC2806"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 2.2.1.1. </w:t>
      </w:r>
      <w:r>
        <w:rPr>
          <w:rFonts w:ascii="Montserrat" w:eastAsia="Montserrat" w:hAnsi="Montserrat" w:cs="Montserrat"/>
          <w:color w:val="000000"/>
          <w:sz w:val="24"/>
          <w:szCs w:val="24"/>
        </w:rPr>
        <w:t>Programa sectorial de cultura vial.</w:t>
      </w:r>
    </w:p>
    <w:p w14:paraId="28981DD6" w14:textId="77777777" w:rsidR="00D37408" w:rsidRDefault="00E00C9A">
      <w:p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sz w:val="24"/>
          <w:szCs w:val="24"/>
        </w:rPr>
        <w:t xml:space="preserve"> 2.2.2.2.</w:t>
      </w:r>
      <w:r>
        <w:rPr>
          <w:rFonts w:ascii="Montserrat" w:eastAsia="Montserrat" w:hAnsi="Montserrat" w:cs="Montserrat"/>
          <w:color w:val="000000"/>
          <w:sz w:val="24"/>
          <w:szCs w:val="24"/>
        </w:rPr>
        <w:t xml:space="preserve">Plan maestro en educación vial. </w:t>
      </w:r>
    </w:p>
    <w:p w14:paraId="6EBD624C"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7270E95B" w14:textId="77777777" w:rsidR="00D37408" w:rsidRDefault="00D37408">
      <w:pPr>
        <w:spacing w:after="0" w:line="240" w:lineRule="auto"/>
        <w:ind w:left="720"/>
        <w:jc w:val="both"/>
        <w:rPr>
          <w:rFonts w:ascii="Montserrat" w:eastAsia="Montserrat" w:hAnsi="Montserrat" w:cs="Montserrat"/>
          <w:sz w:val="24"/>
          <w:szCs w:val="24"/>
        </w:rPr>
      </w:pPr>
    </w:p>
    <w:p w14:paraId="70B529B0" w14:textId="77777777" w:rsidR="00D37408" w:rsidRDefault="00E00C9A">
      <w:pPr>
        <w:spacing w:after="0" w:line="240" w:lineRule="auto"/>
        <w:jc w:val="both"/>
        <w:rPr>
          <w:rFonts w:ascii="Montserrat" w:eastAsia="Montserrat" w:hAnsi="Montserrat" w:cs="Montserrat"/>
          <w:b/>
          <w:sz w:val="24"/>
          <w:szCs w:val="24"/>
        </w:rPr>
      </w:pPr>
      <w:r>
        <w:rPr>
          <w:rFonts w:ascii="Montserrat" w:eastAsia="Montserrat" w:hAnsi="Montserrat" w:cs="Montserrat"/>
          <w:b/>
          <w:sz w:val="24"/>
          <w:szCs w:val="24"/>
        </w:rPr>
        <w:t>3.3.1. Velocidades seguras.</w:t>
      </w:r>
    </w:p>
    <w:p w14:paraId="710D38D9"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3.3.1.1. Plan de acción para la regulación y control del transporte público y privado en los municipios del estado.</w:t>
      </w:r>
    </w:p>
    <w:p w14:paraId="234ADD09" w14:textId="77777777" w:rsidR="00D37408" w:rsidRDefault="00E00C9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3.3.1.2. Programa sectorial de movilidad y seguridad vial.</w:t>
      </w:r>
    </w:p>
    <w:p w14:paraId="0A0E7405"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rPr>
      </w:pPr>
    </w:p>
    <w:p w14:paraId="67859DCF" w14:textId="77777777" w:rsidR="00D37408" w:rsidRDefault="00D37408">
      <w:pPr>
        <w:spacing w:after="0" w:line="240" w:lineRule="auto"/>
        <w:rPr>
          <w:rFonts w:ascii="Montserrat" w:eastAsia="Montserrat" w:hAnsi="Montserrat" w:cs="Montserrat"/>
          <w:sz w:val="24"/>
          <w:szCs w:val="24"/>
        </w:rPr>
      </w:pPr>
    </w:p>
    <w:p w14:paraId="0C03FEAC" w14:textId="77777777" w:rsidR="00D37408" w:rsidRDefault="00D37408">
      <w:pPr>
        <w:spacing w:after="0" w:line="240" w:lineRule="auto"/>
        <w:rPr>
          <w:rFonts w:ascii="Montserrat" w:eastAsia="Montserrat" w:hAnsi="Montserrat" w:cs="Montserrat"/>
          <w:sz w:val="24"/>
          <w:szCs w:val="24"/>
        </w:rPr>
      </w:pPr>
    </w:p>
    <w:p w14:paraId="104DB240" w14:textId="77777777" w:rsidR="00D37408" w:rsidRDefault="00E00C9A">
      <w:pPr>
        <w:spacing w:after="0" w:line="240" w:lineRule="auto"/>
        <w:rPr>
          <w:rFonts w:ascii="Montserrat" w:eastAsia="Montserrat" w:hAnsi="Montserrat" w:cs="Montserrat"/>
          <w:sz w:val="24"/>
          <w:szCs w:val="24"/>
        </w:rPr>
      </w:pPr>
      <w:r>
        <w:rPr>
          <w:rFonts w:ascii="Montserrat" w:eastAsia="Montserrat" w:hAnsi="Montserrat" w:cs="Montserrat"/>
          <w:b/>
          <w:sz w:val="40"/>
          <w:szCs w:val="40"/>
          <w:highlight w:val="lightGray"/>
        </w:rPr>
        <w:t>INDICADORES</w:t>
      </w:r>
    </w:p>
    <w:p w14:paraId="0FBC09B5"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3BCD3108" w14:textId="77777777" w:rsidR="00D37408" w:rsidRDefault="00D37408">
      <w:pPr>
        <w:pBdr>
          <w:top w:val="nil"/>
          <w:left w:val="nil"/>
          <w:bottom w:val="nil"/>
          <w:right w:val="nil"/>
          <w:between w:val="nil"/>
        </w:pBdr>
        <w:spacing w:after="0" w:line="240" w:lineRule="auto"/>
        <w:jc w:val="both"/>
        <w:rPr>
          <w:rFonts w:ascii="Montserrat" w:eastAsia="Montserrat" w:hAnsi="Montserrat" w:cs="Montserrat"/>
          <w:sz w:val="24"/>
          <w:szCs w:val="24"/>
          <w:highlight w:val="yellow"/>
        </w:rPr>
      </w:pPr>
    </w:p>
    <w:p w14:paraId="49DED64C" w14:textId="77777777" w:rsidR="00D37408" w:rsidRDefault="00E00C9A">
      <w:pPr>
        <w:numPr>
          <w:ilvl w:val="0"/>
          <w:numId w:val="8"/>
        </w:num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t>Informe de resultados en la implementación de auditorías viales y procedimientos técnicos para el mejoramiento de las vialidades.</w:t>
      </w:r>
    </w:p>
    <w:p w14:paraId="04D00C03"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sz w:val="24"/>
          <w:szCs w:val="24"/>
        </w:rPr>
      </w:pPr>
    </w:p>
    <w:p w14:paraId="3C697FDE" w14:textId="77777777" w:rsidR="00D37408" w:rsidRDefault="00E00C9A">
      <w:pPr>
        <w:numPr>
          <w:ilvl w:val="0"/>
          <w:numId w:val="8"/>
        </w:numPr>
        <w:pBdr>
          <w:top w:val="nil"/>
          <w:left w:val="nil"/>
          <w:bottom w:val="nil"/>
          <w:right w:val="nil"/>
          <w:between w:val="nil"/>
        </w:pBd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000000"/>
          <w:sz w:val="24"/>
          <w:szCs w:val="24"/>
        </w:rPr>
        <w:t>Informe de resultados de la operatividad en la aplicación de la normativa.</w:t>
      </w:r>
    </w:p>
    <w:p w14:paraId="365B4B01" w14:textId="77777777" w:rsidR="00D37408" w:rsidRDefault="00D37408">
      <w:pPr>
        <w:spacing w:after="0" w:line="240" w:lineRule="auto"/>
        <w:ind w:left="720"/>
        <w:jc w:val="both"/>
        <w:rPr>
          <w:rFonts w:ascii="Montserrat" w:eastAsia="Montserrat" w:hAnsi="Montserrat" w:cs="Montserrat"/>
          <w:sz w:val="24"/>
          <w:szCs w:val="24"/>
        </w:rPr>
      </w:pPr>
    </w:p>
    <w:p w14:paraId="675939A8" w14:textId="77777777" w:rsidR="00D37408" w:rsidRDefault="00E00C9A">
      <w:pPr>
        <w:numPr>
          <w:ilvl w:val="0"/>
          <w:numId w:val="8"/>
        </w:num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Informe de resultados en materia de educación vial.</w:t>
      </w:r>
    </w:p>
    <w:p w14:paraId="6505C921" w14:textId="77777777" w:rsidR="00D37408" w:rsidRDefault="00D37408">
      <w:pPr>
        <w:pBdr>
          <w:top w:val="nil"/>
          <w:left w:val="nil"/>
          <w:bottom w:val="nil"/>
          <w:right w:val="nil"/>
          <w:between w:val="nil"/>
        </w:pBdr>
        <w:spacing w:after="0" w:line="240" w:lineRule="auto"/>
        <w:ind w:left="720"/>
        <w:jc w:val="both"/>
        <w:rPr>
          <w:rFonts w:ascii="Montserrat" w:eastAsia="Montserrat" w:hAnsi="Montserrat" w:cs="Montserrat"/>
          <w:color w:val="000000"/>
          <w:sz w:val="24"/>
          <w:szCs w:val="24"/>
        </w:rPr>
      </w:pPr>
    </w:p>
    <w:p w14:paraId="2A01F4CB" w14:textId="77777777" w:rsidR="00D37408" w:rsidRDefault="00D37408">
      <w:pPr>
        <w:spacing w:after="0" w:line="240" w:lineRule="auto"/>
        <w:rPr>
          <w:rFonts w:ascii="Montserrat" w:eastAsia="Montserrat" w:hAnsi="Montserrat" w:cs="Montserrat"/>
          <w:sz w:val="24"/>
          <w:szCs w:val="24"/>
        </w:rPr>
      </w:pPr>
    </w:p>
    <w:sectPr w:rsidR="00D37408">
      <w:headerReference w:type="default" r:id="rId16"/>
      <w:footerReference w:type="even" r:id="rId17"/>
      <w:footerReference w:type="default" r:id="rId18"/>
      <w:headerReference w:type="first" r:id="rId19"/>
      <w:footerReference w:type="first" r:id="rId20"/>
      <w:pgSz w:w="12240" w:h="15840"/>
      <w:pgMar w:top="851" w:right="1701" w:bottom="1134" w:left="1418" w:header="567" w:footer="709" w:gutter="0"/>
      <w:pgNumType w:start="1"/>
      <w:cols w:space="72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Windows User" w:date="2023-03-29T09:57:00Z" w:initials="WU">
    <w:p w14:paraId="5A9357BE" w14:textId="179599C8" w:rsidR="00575661" w:rsidRDefault="00575661">
      <w:pPr>
        <w:pStyle w:val="Textocomentario"/>
      </w:pPr>
      <w:r>
        <w:rPr>
          <w:rStyle w:val="Refdecomentario"/>
        </w:rPr>
        <w:annotationRef/>
      </w:r>
      <w:r>
        <w:t>Mencionar algunos</w:t>
      </w:r>
    </w:p>
  </w:comment>
  <w:comment w:id="1" w:author="Windows User" w:date="2023-03-29T09:57:00Z" w:initials="WU">
    <w:p w14:paraId="61394913" w14:textId="03B0D44A" w:rsidR="00575661" w:rsidRDefault="00575661">
      <w:pPr>
        <w:pStyle w:val="Textocomentario"/>
      </w:pPr>
      <w:r>
        <w:rPr>
          <w:rStyle w:val="Refdecomentario"/>
        </w:rPr>
        <w:annotationRef/>
      </w:r>
      <w:r>
        <w:t>Enriquecer el párrafo en que consiste la movilidad sustentable</w:t>
      </w:r>
    </w:p>
  </w:comment>
  <w:comment w:id="2" w:author="Windows User" w:date="2023-03-29T09:58:00Z" w:initials="WU">
    <w:p w14:paraId="31CCBCD4" w14:textId="2B081FBE" w:rsidR="00575661" w:rsidRDefault="00575661">
      <w:pPr>
        <w:pStyle w:val="Textocomentario"/>
      </w:pPr>
      <w:r>
        <w:rPr>
          <w:rStyle w:val="Refdecomentario"/>
        </w:rPr>
        <w:annotationRef/>
      </w:r>
      <w:r>
        <w:t>Enriquecer el párrafo en que consiste la movilidad sustentable</w:t>
      </w:r>
    </w:p>
  </w:comment>
  <w:comment w:id="3" w:author="Windows User" w:date="2023-03-29T09:58:00Z" w:initials="WU">
    <w:p w14:paraId="71B6902A" w14:textId="17BBC417" w:rsidR="00575661" w:rsidRDefault="00575661">
      <w:pPr>
        <w:pStyle w:val="Textocomentario"/>
      </w:pPr>
      <w:r>
        <w:rPr>
          <w:rStyle w:val="Refdecomentario"/>
        </w:rPr>
        <w:annotationRef/>
      </w:r>
      <w:r>
        <w:t>Enriquecer el párrafo el párrafo con un ejemplo de marco de referencia</w:t>
      </w:r>
    </w:p>
  </w:comment>
  <w:comment w:id="6" w:author="Usuario de Microsoft Office" w:date="2023-03-28T15:47:00Z" w:initials="Office">
    <w:p w14:paraId="36DE8260" w14:textId="3B353ED8" w:rsidR="00575661" w:rsidRDefault="00575661">
      <w:pPr>
        <w:pStyle w:val="Textocomentario"/>
      </w:pPr>
      <w:r>
        <w:rPr>
          <w:rStyle w:val="Refdecomentario"/>
        </w:rPr>
        <w:annotationRef/>
      </w:r>
      <w:r>
        <w:t>Omitir el nombre de la titular ya que el documento es del sector no de la institución.</w:t>
      </w:r>
    </w:p>
  </w:comment>
  <w:comment w:id="7" w:author="Windows User" w:date="2023-03-29T10:00:00Z" w:initials="WU">
    <w:p w14:paraId="00F885E6" w14:textId="77777777" w:rsidR="00575661" w:rsidRDefault="00575661" w:rsidP="00575661">
      <w:pPr>
        <w:pStyle w:val="Textocomentario"/>
      </w:pPr>
      <w:r>
        <w:rPr>
          <w:rStyle w:val="Refdecomentario"/>
        </w:rPr>
        <w:annotationRef/>
      </w:r>
      <w:r>
        <w:t>De qué año?</w:t>
      </w:r>
    </w:p>
    <w:p w14:paraId="1DF7427A" w14:textId="593576C9" w:rsidR="00575661" w:rsidRDefault="00575661" w:rsidP="00575661">
      <w:pPr>
        <w:pStyle w:val="Textocomentario"/>
      </w:pPr>
      <w:r>
        <w:t>La ley se publicó en el Diario Oficial de la Federación el 17 de mayo de 2022</w:t>
      </w:r>
    </w:p>
  </w:comment>
  <w:comment w:id="8" w:author="Windows User" w:date="2023-03-29T10:01:00Z" w:initials="WU">
    <w:p w14:paraId="7F4DA13C" w14:textId="4D55299F" w:rsidR="00575661" w:rsidRDefault="00575661" w:rsidP="00575661">
      <w:pPr>
        <w:pStyle w:val="Textocomentario"/>
      </w:pPr>
      <w:r>
        <w:rPr>
          <w:rStyle w:val="Refdecomentario"/>
        </w:rPr>
        <w:annotationRef/>
      </w:r>
      <w:r>
        <w:t>El PED es un documento del Ejecutivo, no de las Dependencias, fortalecer la redacción en ese sentido.</w:t>
      </w:r>
    </w:p>
    <w:p w14:paraId="602F7F32" w14:textId="77777777" w:rsidR="00575661" w:rsidRDefault="00575661" w:rsidP="00575661">
      <w:pPr>
        <w:pStyle w:val="Textocomentario"/>
      </w:pPr>
    </w:p>
    <w:p w14:paraId="192F7982" w14:textId="77777777" w:rsidR="00575661" w:rsidRDefault="00575661" w:rsidP="00575661">
      <w:pPr>
        <w:pStyle w:val="Textocomentario"/>
      </w:pPr>
      <w:r>
        <w:t xml:space="preserve">Adicional, a los foros regionales, sectoriales…. También se realizaron asambleas comunitarias y reuniones distritales… se fortalecería si se tuvieran datos cuantificables de las personas que participaron en el tema ___ mujeres y ____ hombres,  y mencionar la problemática encontrada. </w:t>
      </w:r>
    </w:p>
    <w:p w14:paraId="731AD9A1" w14:textId="681BEE45" w:rsidR="00575661" w:rsidRDefault="00575661">
      <w:pPr>
        <w:pStyle w:val="Textocomentario"/>
      </w:pPr>
    </w:p>
  </w:comment>
  <w:comment w:id="9" w:author="Windows User" w:date="2023-03-29T10:03:00Z" w:initials="WU">
    <w:p w14:paraId="3EA44E22" w14:textId="5E111106" w:rsidR="0029180F" w:rsidRDefault="0029180F">
      <w:pPr>
        <w:pStyle w:val="Textocomentario"/>
      </w:pPr>
      <w:r>
        <w:rPr>
          <w:rStyle w:val="Refdecomentario"/>
        </w:rPr>
        <w:annotationRef/>
      </w:r>
      <w:r>
        <w:t>Citar algunos</w:t>
      </w:r>
    </w:p>
  </w:comment>
  <w:comment w:id="10" w:author="Windows User" w:date="2023-03-29T10:04:00Z" w:initials="WU">
    <w:p w14:paraId="4FC70419" w14:textId="48038DD1" w:rsidR="0029180F" w:rsidRDefault="0029180F">
      <w:pPr>
        <w:pStyle w:val="Textocomentario"/>
      </w:pPr>
      <w:r>
        <w:rPr>
          <w:rStyle w:val="Refdecomentario"/>
        </w:rPr>
        <w:annotationRef/>
      </w:r>
      <w:r>
        <w:t xml:space="preserve">Citar algunas </w:t>
      </w:r>
    </w:p>
  </w:comment>
  <w:comment w:id="11" w:author="Windows User" w:date="2023-03-29T10:05:00Z" w:initials="WU">
    <w:p w14:paraId="4B646D4E" w14:textId="2586589C" w:rsidR="0029180F" w:rsidRDefault="0029180F">
      <w:pPr>
        <w:pStyle w:val="Textocomentario"/>
      </w:pPr>
      <w:r>
        <w:rPr>
          <w:rStyle w:val="Refdecomentario"/>
        </w:rPr>
        <w:annotationRef/>
      </w:r>
      <w:r>
        <w:t>No dice lo más importante, que se logró y el aporte para la incorporación del PED.</w:t>
      </w:r>
    </w:p>
  </w:comment>
  <w:comment w:id="12" w:author="Windows User" w:date="2023-03-27T15:35:00Z" w:initials="WU">
    <w:p w14:paraId="0DA7459C" w14:textId="20031D0A" w:rsidR="00575661" w:rsidRDefault="00575661">
      <w:pPr>
        <w:pStyle w:val="Textocomentario"/>
      </w:pPr>
      <w:r>
        <w:rPr>
          <w:rStyle w:val="Refdecomentario"/>
        </w:rPr>
        <w:annotationRef/>
      </w:r>
      <w:r>
        <w:t>Matriz de marco lógico no es muy evidente</w:t>
      </w:r>
    </w:p>
  </w:comment>
  <w:comment w:id="17" w:author="Azul pavilion" w:date="2023-03-28T13:42:00Z" w:initials="Ap">
    <w:p w14:paraId="31618238" w14:textId="77777777" w:rsidR="00575661" w:rsidRDefault="00575661" w:rsidP="00575661">
      <w:pPr>
        <w:pStyle w:val="Textocomentario"/>
      </w:pPr>
      <w:r>
        <w:rPr>
          <w:rStyle w:val="Refdecomentario"/>
        </w:rPr>
        <w:annotationRef/>
      </w:r>
      <w:r>
        <w:t>Estructuración correcta de las líneas de acción alineadas a las estrategias.</w:t>
      </w:r>
    </w:p>
    <w:p w14:paraId="04CD5C50" w14:textId="77777777" w:rsidR="00575661" w:rsidRDefault="00575661" w:rsidP="00575661">
      <w:pPr>
        <w:pStyle w:val="Textocomentario"/>
      </w:pPr>
    </w:p>
    <w:p w14:paraId="555B24DB" w14:textId="77777777" w:rsidR="00575661" w:rsidRDefault="00575661" w:rsidP="00575661">
      <w:pPr>
        <w:pStyle w:val="Textocomentario"/>
      </w:pPr>
      <w:r>
        <w:t>Redacción</w:t>
      </w:r>
    </w:p>
    <w:p w14:paraId="24A1BD74" w14:textId="77777777" w:rsidR="00575661" w:rsidRDefault="00575661" w:rsidP="00575661">
      <w:pPr>
        <w:pStyle w:val="Textocomentario"/>
      </w:pPr>
      <w:r>
        <w:t>Objetivo 1</w:t>
      </w:r>
    </w:p>
    <w:p w14:paraId="6BEDC116" w14:textId="77777777" w:rsidR="00575661" w:rsidRDefault="00575661" w:rsidP="00575661">
      <w:pPr>
        <w:pStyle w:val="Textocomentario"/>
      </w:pPr>
      <w:r>
        <w:t>Estrategia</w:t>
      </w:r>
    </w:p>
    <w:p w14:paraId="1B1560CE" w14:textId="77777777" w:rsidR="00575661" w:rsidRDefault="00575661" w:rsidP="00575661">
      <w:pPr>
        <w:pStyle w:val="Textocomentario"/>
      </w:pPr>
      <w:r>
        <w:t>Líneas de Acción.</w:t>
      </w:r>
    </w:p>
    <w:p w14:paraId="1E2F8366" w14:textId="77777777" w:rsidR="00575661" w:rsidRDefault="00575661" w:rsidP="00575661">
      <w:pPr>
        <w:pStyle w:val="Textocomentario"/>
      </w:pPr>
    </w:p>
    <w:p w14:paraId="1FD09B40" w14:textId="77777777" w:rsidR="00575661" w:rsidRDefault="00575661" w:rsidP="00575661">
      <w:pPr>
        <w:pStyle w:val="Textocomentario"/>
      </w:pPr>
      <w:r>
        <w:t>Objetivo 2</w:t>
      </w:r>
    </w:p>
    <w:p w14:paraId="20E0ACC2" w14:textId="77777777" w:rsidR="00575661" w:rsidRDefault="00575661" w:rsidP="00575661">
      <w:pPr>
        <w:pStyle w:val="Textocomentario"/>
      </w:pPr>
      <w:r>
        <w:t>Estrategia</w:t>
      </w:r>
    </w:p>
    <w:p w14:paraId="66506564" w14:textId="77777777" w:rsidR="00575661" w:rsidRDefault="00575661" w:rsidP="00575661">
      <w:pPr>
        <w:pStyle w:val="Textocomentario"/>
      </w:pPr>
      <w:r>
        <w:t>Líneas de Acción.</w:t>
      </w:r>
    </w:p>
    <w:p w14:paraId="354EA224" w14:textId="77777777" w:rsidR="00575661" w:rsidRDefault="00575661" w:rsidP="00575661">
      <w:pPr>
        <w:pStyle w:val="Textocomentario"/>
      </w:pPr>
    </w:p>
    <w:p w14:paraId="24AF1FBD" w14:textId="77777777" w:rsidR="00575661" w:rsidRDefault="00575661" w:rsidP="00575661">
      <w:pPr>
        <w:pStyle w:val="Textocomentario"/>
      </w:pPr>
      <w:r>
        <w:t>Objetivo 3</w:t>
      </w:r>
    </w:p>
    <w:p w14:paraId="6D615546" w14:textId="77777777" w:rsidR="00575661" w:rsidRDefault="00575661" w:rsidP="00575661">
      <w:pPr>
        <w:pStyle w:val="Textocomentario"/>
      </w:pPr>
      <w:r>
        <w:t>Estrategia</w:t>
      </w:r>
    </w:p>
    <w:p w14:paraId="4A114070" w14:textId="77777777" w:rsidR="00575661" w:rsidRDefault="00575661" w:rsidP="00575661">
      <w:pPr>
        <w:pStyle w:val="Textocomentario"/>
      </w:pPr>
      <w:r>
        <w:t>Líneas de Acción.</w:t>
      </w:r>
    </w:p>
    <w:p w14:paraId="12E1D2A5" w14:textId="77777777" w:rsidR="00575661" w:rsidRDefault="00575661" w:rsidP="00575661">
      <w:pPr>
        <w:pStyle w:val="Textocomentario"/>
      </w:pPr>
    </w:p>
    <w:p w14:paraId="7C5AC221" w14:textId="77777777" w:rsidR="00575661" w:rsidRDefault="00575661" w:rsidP="00575661">
      <w:pPr>
        <w:pStyle w:val="Textocomentario"/>
      </w:pPr>
      <w:r>
        <w:t>Objetivo 4</w:t>
      </w:r>
    </w:p>
    <w:p w14:paraId="40D6630D" w14:textId="77777777" w:rsidR="00575661" w:rsidRDefault="00575661" w:rsidP="00575661">
      <w:pPr>
        <w:pStyle w:val="Textocomentario"/>
      </w:pPr>
      <w:r>
        <w:t>Estrategia</w:t>
      </w:r>
    </w:p>
    <w:p w14:paraId="7BA2B552" w14:textId="77777777" w:rsidR="00575661" w:rsidRDefault="00575661" w:rsidP="00575661">
      <w:pPr>
        <w:pStyle w:val="Textocomentario"/>
      </w:pPr>
      <w:r>
        <w:t>Líneas de Acción.</w:t>
      </w:r>
    </w:p>
  </w:comment>
  <w:comment w:id="30" w:author="Windows User" w:date="2023-03-29T10:28:00Z" w:initials="WU">
    <w:p w14:paraId="26463D99" w14:textId="7A578449" w:rsidR="007C1924" w:rsidRDefault="007C1924">
      <w:pPr>
        <w:pStyle w:val="Textocomentario"/>
      </w:pPr>
      <w:r>
        <w:rPr>
          <w:rStyle w:val="Refdecomentario"/>
        </w:rPr>
        <w:annotationRef/>
      </w:r>
      <w:r>
        <w:t xml:space="preserve">Como propuesta agrupar dos subtemas de movilidad activa y movilidad de carga, esto en función del programas prespuestal 209. Movilidad integral urbana y privada. </w:t>
      </w:r>
    </w:p>
  </w:comment>
  <w:comment w:id="29" w:author="Azul pavilion" w:date="2023-03-28T16:09:00Z" w:initials="Ap">
    <w:p w14:paraId="2C13158F" w14:textId="77777777" w:rsidR="00575661" w:rsidRDefault="00575661" w:rsidP="00575661">
      <w:pPr>
        <w:pStyle w:val="Textocomentario"/>
        <w:rPr>
          <w:rFonts w:ascii="Montserrat" w:eastAsia="Montserrat" w:hAnsi="Montserrat" w:cs="Montserrat"/>
          <w:color w:val="000000"/>
          <w:sz w:val="12"/>
          <w:szCs w:val="12"/>
        </w:rPr>
      </w:pPr>
      <w:r>
        <w:rPr>
          <w:rStyle w:val="Refdecomentario"/>
          <w:sz w:val="12"/>
          <w:szCs w:val="12"/>
        </w:rPr>
        <w:annotationRef/>
      </w:r>
      <w:r>
        <w:rPr>
          <w:rFonts w:ascii="Montserrat" w:eastAsia="Montserrat" w:hAnsi="Montserrat" w:cs="Montserrat"/>
          <w:color w:val="000000"/>
          <w:sz w:val="12"/>
          <w:szCs w:val="12"/>
        </w:rPr>
        <w:t xml:space="preserve">SEDATU, 2022. Borrador de la Estrategia Nacional de Movilidad y Seguridad Vial </w:t>
      </w:r>
    </w:p>
    <w:p w14:paraId="732ED1B5" w14:textId="77777777" w:rsidR="00575661" w:rsidRDefault="00575661" w:rsidP="00575661">
      <w:pPr>
        <w:pStyle w:val="Textocomentario"/>
        <w:rPr>
          <w:rFonts w:ascii="Montserrat" w:eastAsia="Montserrat" w:hAnsi="Montserrat" w:cs="Montserrat"/>
          <w:color w:val="000000"/>
          <w:sz w:val="12"/>
          <w:szCs w:val="12"/>
        </w:rPr>
      </w:pPr>
    </w:p>
    <w:p w14:paraId="663006E3" w14:textId="77777777" w:rsidR="00575661" w:rsidRDefault="00575661" w:rsidP="00575661">
      <w:pPr>
        <w:pStyle w:val="Textocomentario"/>
        <w:rPr>
          <w:sz w:val="12"/>
          <w:szCs w:val="12"/>
        </w:rPr>
      </w:pPr>
      <w:r>
        <w:rPr>
          <w:rFonts w:ascii="Montserrat" w:eastAsia="Montserrat" w:hAnsi="Montserrat" w:cs="Montserrat"/>
          <w:color w:val="000000"/>
          <w:sz w:val="12"/>
          <w:szCs w:val="12"/>
        </w:rPr>
        <w:t>Citan cifras muy interesantes de esa fuente, al ser un borrador, se considera fuente oficial?</w:t>
      </w:r>
    </w:p>
  </w:comment>
  <w:comment w:id="51" w:author="Azul pavilion" w:date="2023-03-28T13:47:00Z" w:initials="Ap">
    <w:p w14:paraId="5B850F4D" w14:textId="77777777" w:rsidR="00575661" w:rsidRDefault="00575661" w:rsidP="00575661">
      <w:pPr>
        <w:pStyle w:val="Textocomentario"/>
      </w:pPr>
      <w:r>
        <w:rPr>
          <w:rStyle w:val="Refdecomentario"/>
        </w:rPr>
        <w:annotationRef/>
      </w:r>
      <w:r>
        <w:t>Es correcta la codificación pág. 12?</w:t>
      </w:r>
    </w:p>
  </w:comment>
  <w:comment w:id="259" w:author="Windows User" w:date="2023-03-29T10:06:00Z" w:initials="WU">
    <w:p w14:paraId="2E0228EC" w14:textId="76260A8E" w:rsidR="0029180F" w:rsidRDefault="0029180F">
      <w:pPr>
        <w:pStyle w:val="Textocomentario"/>
      </w:pPr>
      <w:r>
        <w:rPr>
          <w:rStyle w:val="Refdecomentario"/>
        </w:rPr>
        <w:annotationRef/>
      </w:r>
      <w:r>
        <w:t>Estandarizar la forma de mencionar movilidad, en algunos párrafos se tiene mayúscula la inicial y en otras todas en minúsculas.</w:t>
      </w:r>
    </w:p>
  </w:comment>
  <w:comment w:id="260" w:author="Usuario de Microsoft Office" w:date="2023-03-28T16:07:00Z" w:initials="Office">
    <w:p w14:paraId="524D4488" w14:textId="4A6F3366" w:rsidR="00575661" w:rsidRDefault="00575661">
      <w:pPr>
        <w:pStyle w:val="Textocomentario"/>
      </w:pPr>
      <w:r>
        <w:rPr>
          <w:rStyle w:val="Refdecomentario"/>
        </w:rPr>
        <w:annotationRef/>
      </w:r>
      <w:r>
        <w:t xml:space="preserve">Constitución Política de los Estados Unidos Mexicanos (CPEUM) </w:t>
      </w:r>
    </w:p>
  </w:comment>
  <w:comment w:id="261" w:author="Usuario de Microsoft Office" w:date="2023-03-28T16:08:00Z" w:initials="Office">
    <w:p w14:paraId="6E97CFBA" w14:textId="49770881" w:rsidR="00575661" w:rsidRDefault="00575661">
      <w:pPr>
        <w:pStyle w:val="Textocomentario"/>
      </w:pPr>
      <w:r>
        <w:rPr>
          <w:rStyle w:val="Refdecomentario"/>
        </w:rPr>
        <w:annotationRef/>
      </w:r>
      <w:r>
        <w:t>Constitución Política del Estado Libre y Soberano de Oaxaca (CPELSO)</w:t>
      </w:r>
    </w:p>
  </w:comment>
  <w:comment w:id="263" w:author="Windows User" w:date="2023-03-29T10:07:00Z" w:initials="WU">
    <w:p w14:paraId="4D12B124" w14:textId="77777777" w:rsidR="0029180F" w:rsidRDefault="0029180F" w:rsidP="0029180F">
      <w:pPr>
        <w:pStyle w:val="Textocomentario"/>
      </w:pPr>
      <w:r>
        <w:rPr>
          <w:rStyle w:val="Refdecomentario"/>
        </w:rPr>
        <w:annotationRef/>
      </w:r>
      <w:r>
        <w:t>A excepción de este %</w:t>
      </w:r>
    </w:p>
    <w:p w14:paraId="61228AF1" w14:textId="77777777" w:rsidR="0029180F" w:rsidRDefault="0029180F" w:rsidP="0029180F">
      <w:pPr>
        <w:pStyle w:val="Textocomentario"/>
      </w:pPr>
    </w:p>
    <w:p w14:paraId="053929BA" w14:textId="77777777" w:rsidR="0029180F" w:rsidRDefault="0029180F" w:rsidP="0029180F">
      <w:pPr>
        <w:pStyle w:val="Textocomentario"/>
      </w:pPr>
      <w:r>
        <w:t>Las demás cifras que se citan, se tiene como fuente:</w:t>
      </w:r>
    </w:p>
    <w:p w14:paraId="7D0286CE" w14:textId="77777777" w:rsidR="0029180F" w:rsidRDefault="0029180F" w:rsidP="0029180F">
      <w:pPr>
        <w:pStyle w:val="Textocomentario"/>
      </w:pPr>
    </w:p>
    <w:p w14:paraId="64FA7C8D" w14:textId="77777777" w:rsidR="0029180F" w:rsidRDefault="0029180F" w:rsidP="0029180F">
      <w:pPr>
        <w:pStyle w:val="Textocomentario"/>
        <w:rPr>
          <w:rFonts w:ascii="Montserrat" w:eastAsia="Montserrat" w:hAnsi="Montserrat" w:cs="Montserrat"/>
          <w:sz w:val="16"/>
          <w:szCs w:val="16"/>
        </w:rPr>
      </w:pPr>
      <w:r>
        <w:rPr>
          <w:rFonts w:ascii="Montserrat" w:eastAsia="Montserrat" w:hAnsi="Montserrat" w:cs="Montserrat"/>
          <w:sz w:val="16"/>
          <w:szCs w:val="16"/>
        </w:rPr>
        <w:t>SEDATU, 2022. Borrador de la Estrategia Nacional de Movilidad y Seguridad Vial</w:t>
      </w:r>
    </w:p>
    <w:p w14:paraId="788926D4" w14:textId="77777777" w:rsidR="0029180F" w:rsidRDefault="0029180F" w:rsidP="0029180F">
      <w:pPr>
        <w:pStyle w:val="Textocomentario"/>
        <w:rPr>
          <w:rFonts w:ascii="Montserrat" w:eastAsia="Montserrat" w:hAnsi="Montserrat" w:cs="Montserrat"/>
          <w:sz w:val="16"/>
          <w:szCs w:val="16"/>
        </w:rPr>
      </w:pPr>
    </w:p>
    <w:p w14:paraId="40A38BA7" w14:textId="77777777" w:rsidR="0029180F" w:rsidRDefault="0029180F" w:rsidP="0029180F">
      <w:pPr>
        <w:pStyle w:val="Textocomentario"/>
      </w:pPr>
      <w:r>
        <w:t>Está publicada en la página oficial?</w:t>
      </w:r>
    </w:p>
    <w:p w14:paraId="2D55236A" w14:textId="363C7286" w:rsidR="0029180F" w:rsidRDefault="0029180F">
      <w:pPr>
        <w:pStyle w:val="Textocomentario"/>
      </w:pPr>
    </w:p>
  </w:comment>
  <w:comment w:id="262" w:author="Windows User" w:date="2023-03-27T16:14:00Z" w:initials="WU">
    <w:p w14:paraId="3F46AC4F" w14:textId="71EDF199" w:rsidR="00575661" w:rsidRDefault="00575661">
      <w:pPr>
        <w:pStyle w:val="Textocomentario"/>
      </w:pPr>
      <w:r>
        <w:rPr>
          <w:rStyle w:val="Refdecomentario"/>
        </w:rPr>
        <w:annotationRef/>
      </w:r>
      <w:r>
        <w:t>En el párrafo mencionan que la fuente de información es el Censo de Población y  vivienda pero en el pie de página citan el borrador de la Estrategia Nacional de Movilidad como fuente de información</w:t>
      </w:r>
    </w:p>
  </w:comment>
  <w:comment w:id="264" w:author="Windows User" w:date="2023-03-27T14:12:00Z" w:initials="WU">
    <w:p w14:paraId="58B47A65" w14:textId="115BE324" w:rsidR="00575661" w:rsidRDefault="00575661">
      <w:pPr>
        <w:pStyle w:val="Textocomentario"/>
      </w:pPr>
      <w:r>
        <w:rPr>
          <w:rStyle w:val="Refdecomentario"/>
        </w:rPr>
        <w:annotationRef/>
      </w:r>
      <w:r>
        <w:t xml:space="preserve">Se repite en la pág. 8, en el subtema 1. </w:t>
      </w:r>
    </w:p>
  </w:comment>
  <w:comment w:id="265" w:author="Windows User" w:date="2023-03-27T14:13:00Z" w:initials="WU">
    <w:p w14:paraId="0D259088" w14:textId="2699B9CD" w:rsidR="00575661" w:rsidRDefault="00575661">
      <w:pPr>
        <w:pStyle w:val="Textocomentario"/>
      </w:pPr>
      <w:r>
        <w:rPr>
          <w:rStyle w:val="Refdecomentario"/>
        </w:rPr>
        <w:annotationRef/>
      </w:r>
      <w:r>
        <w:t>Se repite en la pág. 8; en el subtema 1. Movilidad</w:t>
      </w:r>
    </w:p>
  </w:comment>
  <w:comment w:id="266" w:author="Windows User" w:date="2023-03-29T10:12:00Z" w:initials="WU">
    <w:p w14:paraId="74950832" w14:textId="77777777" w:rsidR="0029180F" w:rsidRDefault="0029180F" w:rsidP="0029180F">
      <w:pPr>
        <w:pStyle w:val="Textocomentario"/>
        <w:rPr>
          <w:rFonts w:ascii="Montserrat" w:eastAsia="Montserrat" w:hAnsi="Montserrat" w:cs="Montserrat"/>
          <w:color w:val="000000"/>
          <w:sz w:val="16"/>
          <w:szCs w:val="16"/>
        </w:rPr>
      </w:pPr>
      <w:r>
        <w:rPr>
          <w:rStyle w:val="Refdecomentario"/>
        </w:rPr>
        <w:annotationRef/>
      </w:r>
      <w:r>
        <w:t xml:space="preserve">Para ingresar a la página, se debe contar con usuario y contraseña </w:t>
      </w:r>
      <w:hyperlink r:id="rId1" w:history="1">
        <w:r>
          <w:rPr>
            <w:rStyle w:val="Hipervnculo"/>
            <w:rFonts w:ascii="Montserrat" w:eastAsia="Montserrat" w:hAnsi="Montserrat" w:cs="Montserrat"/>
            <w:sz w:val="16"/>
            <w:szCs w:val="16"/>
          </w:rPr>
          <w:t>https://consultas.ui.semovioaxaca.gob.mx/consulta</w:t>
        </w:r>
      </w:hyperlink>
    </w:p>
    <w:p w14:paraId="146856C9" w14:textId="77777777" w:rsidR="0029180F" w:rsidRDefault="0029180F" w:rsidP="0029180F">
      <w:pPr>
        <w:pStyle w:val="Textocomentario"/>
        <w:rPr>
          <w:rFonts w:ascii="Montserrat" w:eastAsia="Montserrat" w:hAnsi="Montserrat" w:cs="Montserrat"/>
          <w:color w:val="000000"/>
          <w:sz w:val="16"/>
          <w:szCs w:val="16"/>
        </w:rPr>
      </w:pPr>
    </w:p>
    <w:p w14:paraId="01D610CD" w14:textId="77777777" w:rsidR="0029180F" w:rsidRDefault="0029180F" w:rsidP="0029180F">
      <w:pPr>
        <w:pStyle w:val="Textocomentario"/>
        <w:rPr>
          <w:rFonts w:ascii="Montserrat" w:eastAsia="Montserrat" w:hAnsi="Montserrat" w:cs="Montserrat"/>
          <w:color w:val="000000"/>
          <w:sz w:val="16"/>
          <w:szCs w:val="16"/>
        </w:rPr>
      </w:pPr>
      <w:r>
        <w:rPr>
          <w:rFonts w:ascii="Montserrat" w:eastAsia="Montserrat" w:hAnsi="Montserrat" w:cs="Montserrat"/>
          <w:color w:val="000000"/>
          <w:sz w:val="16"/>
          <w:szCs w:val="16"/>
        </w:rPr>
        <w:t>Se puede clarificar en el párrafo…</w:t>
      </w:r>
    </w:p>
    <w:p w14:paraId="0C4F294B" w14:textId="77777777" w:rsidR="0029180F" w:rsidRDefault="0029180F" w:rsidP="0029180F">
      <w:pPr>
        <w:pStyle w:val="Textocomentario"/>
        <w:rPr>
          <w:rFonts w:ascii="Montserrat" w:eastAsia="Montserrat" w:hAnsi="Montserrat" w:cs="Montserrat"/>
          <w:color w:val="000000"/>
          <w:sz w:val="16"/>
          <w:szCs w:val="16"/>
        </w:rPr>
      </w:pPr>
    </w:p>
    <w:p w14:paraId="53EFEB27" w14:textId="77777777" w:rsidR="0029180F" w:rsidRDefault="0029180F" w:rsidP="0029180F">
      <w:pPr>
        <w:pStyle w:val="Textocomentario"/>
      </w:pPr>
      <w:r>
        <w:rPr>
          <w:rFonts w:ascii="Montserrat" w:eastAsia="Montserrat" w:hAnsi="Montserrat" w:cs="Montserrat"/>
          <w:color w:val="000000"/>
          <w:sz w:val="16"/>
          <w:szCs w:val="16"/>
        </w:rPr>
        <w:t xml:space="preserve">Por su parte, el transporte público </w:t>
      </w:r>
      <w:r>
        <w:rPr>
          <w:rFonts w:ascii="Montserrat" w:eastAsia="Montserrat" w:hAnsi="Montserrat" w:cs="Montserrat"/>
          <w:sz w:val="24"/>
          <w:szCs w:val="24"/>
        </w:rPr>
        <w:t xml:space="preserve">colectivo urbano y suburbano constituye la </w:t>
      </w:r>
      <w:r>
        <w:rPr>
          <w:rFonts w:ascii="Montserrat" w:eastAsia="Montserrat" w:hAnsi="Montserrat" w:cs="Montserrat"/>
          <w:b/>
          <w:sz w:val="24"/>
          <w:szCs w:val="24"/>
        </w:rPr>
        <w:t>modalidad más importante de movilidad motorizada</w:t>
      </w:r>
      <w:r>
        <w:rPr>
          <w:rFonts w:ascii="Montserrat" w:eastAsia="Montserrat" w:hAnsi="Montserrat" w:cs="Montserrat"/>
          <w:sz w:val="24"/>
          <w:szCs w:val="24"/>
        </w:rPr>
        <w:t xml:space="preserve"> en el estado, de acuerdo con cifras de la Secretaría de Movilidad (SEMOVI) del Gobierno del Estado, al mes de marzo del año en curso, se cuenta con: una flota de 1,812 autobuses urbanos, 460 suburbanos, 1,769 autobuses foráneos, 1,385 camionetas foráneas, 20, 506 taxis particulares y colectivos, así como 2,862 vehículos de servicio mixto de pasaje y carga, para atender a los 4 millones 132 mil 148 habitantes en el estado.</w:t>
      </w:r>
    </w:p>
    <w:p w14:paraId="5D314A3A" w14:textId="46F974A0" w:rsidR="0029180F" w:rsidRDefault="0029180F">
      <w:pPr>
        <w:pStyle w:val="Textocomentario"/>
      </w:pPr>
    </w:p>
  </w:comment>
  <w:comment w:id="267" w:author="Windows User" w:date="2023-03-27T15:26:00Z" w:initials="WU">
    <w:p w14:paraId="1440BB82" w14:textId="5B08C281" w:rsidR="00575661" w:rsidRDefault="00575661">
      <w:pPr>
        <w:pStyle w:val="Textocomentario"/>
      </w:pPr>
      <w:r>
        <w:rPr>
          <w:rStyle w:val="Refdecomentario"/>
        </w:rPr>
        <w:annotationRef/>
      </w:r>
      <w:r>
        <w:t>De que fecha es este dato;;</w:t>
      </w:r>
    </w:p>
    <w:p w14:paraId="7A1ABB6E" w14:textId="6F80C557" w:rsidR="00575661" w:rsidRDefault="00575661">
      <w:pPr>
        <w:pStyle w:val="Textocomentario"/>
      </w:pPr>
      <w:r>
        <w:t xml:space="preserve">Al consultar el pie de página se necesita ingresar un corre  y correo, se le suguiere indicar que de acuerdo a los dato … </w:t>
      </w:r>
    </w:p>
  </w:comment>
  <w:comment w:id="268" w:author="Windows User" w:date="2023-03-27T15:45:00Z" w:initials="WU">
    <w:p w14:paraId="61798793" w14:textId="162CEA09" w:rsidR="00575661" w:rsidRDefault="00575661">
      <w:pPr>
        <w:pStyle w:val="Textocomentario"/>
      </w:pPr>
      <w:r>
        <w:rPr>
          <w:rStyle w:val="Refdecomentario"/>
        </w:rPr>
        <w:annotationRef/>
      </w:r>
      <w:r>
        <w:t xml:space="preserve">Se  repite en lapág. </w:t>
      </w:r>
    </w:p>
  </w:comment>
  <w:comment w:id="269" w:author="Windows User" w:date="2023-03-27T15:28:00Z" w:initials="WU">
    <w:p w14:paraId="3A1F9E55" w14:textId="2058483D" w:rsidR="00575661" w:rsidRDefault="00575661">
      <w:pPr>
        <w:pStyle w:val="Textocomentario"/>
      </w:pPr>
      <w:r>
        <w:rPr>
          <w:rStyle w:val="Refdecomentario"/>
        </w:rPr>
        <w:annotationRef/>
      </w:r>
      <w:r>
        <w:t xml:space="preserve">¿Cuál es el parámetro? </w:t>
      </w:r>
    </w:p>
  </w:comment>
  <w:comment w:id="270" w:author="Windows User" w:date="2023-03-27T15:36:00Z" w:initials="WU">
    <w:p w14:paraId="327DC387" w14:textId="7B7E9004" w:rsidR="00575661" w:rsidRDefault="00575661">
      <w:pPr>
        <w:pStyle w:val="Textocomentario"/>
      </w:pPr>
      <w:r>
        <w:rPr>
          <w:rStyle w:val="Refdecomentario"/>
        </w:rPr>
        <w:annotationRef/>
      </w:r>
      <w:r>
        <w:t xml:space="preserve">Indicar el año </w:t>
      </w:r>
    </w:p>
  </w:comment>
  <w:comment w:id="271" w:author="Windows User" w:date="2023-03-29T10:13:00Z" w:initials="WU">
    <w:p w14:paraId="361D1DE3" w14:textId="0AD9EB6F" w:rsidR="0029180F" w:rsidRDefault="0029180F">
      <w:pPr>
        <w:pStyle w:val="Textocomentario"/>
      </w:pPr>
      <w:r>
        <w:rPr>
          <w:rStyle w:val="Refdecomentario"/>
        </w:rPr>
        <w:annotationRef/>
      </w:r>
      <w:r>
        <w:t>840,238</w:t>
      </w:r>
    </w:p>
  </w:comment>
  <w:comment w:id="272" w:author="Windows User" w:date="2023-03-29T10:13:00Z" w:initials="WU">
    <w:p w14:paraId="6529C86E" w14:textId="5B2AA061" w:rsidR="0029180F" w:rsidRDefault="0029180F">
      <w:pPr>
        <w:pStyle w:val="Textocomentario"/>
      </w:pPr>
      <w:r>
        <w:rPr>
          <w:rStyle w:val="Refdecomentario"/>
        </w:rPr>
        <w:annotationRef/>
      </w:r>
      <w:r>
        <w:t>Enriquecería el párrafo, ampliar el contexto en que consistiría.</w:t>
      </w:r>
    </w:p>
  </w:comment>
  <w:comment w:id="274" w:author="Windows User" w:date="2023-03-28T11:06:00Z" w:initials="WU">
    <w:p w14:paraId="1A25FD83" w14:textId="0F9B850C" w:rsidR="00575661" w:rsidRDefault="00575661">
      <w:pPr>
        <w:pStyle w:val="Textocomentario"/>
      </w:pPr>
      <w:r>
        <w:rPr>
          <w:rStyle w:val="Refdecomentario"/>
        </w:rPr>
        <w:annotationRef/>
      </w:r>
      <w:r>
        <w:t xml:space="preserve">Este parte  integrar en el subtema de movilidad </w:t>
      </w:r>
    </w:p>
  </w:comment>
  <w:comment w:id="273" w:author="Windows User" w:date="2023-03-29T10:14:00Z" w:initials="WU">
    <w:p w14:paraId="29D8634C" w14:textId="2AFA79D9" w:rsidR="0029180F" w:rsidRDefault="0029180F" w:rsidP="0029180F">
      <w:pPr>
        <w:pStyle w:val="Textocomentario"/>
      </w:pPr>
      <w:r>
        <w:rPr>
          <w:rStyle w:val="Refdecomentario"/>
        </w:rPr>
        <w:annotationRef/>
      </w:r>
      <w:r>
        <w:t xml:space="preserve">Estos renglones prácticamente repiten lo que está plasmado en la gráfica. Se les invita a realizar un análisis </w:t>
      </w:r>
    </w:p>
    <w:p w14:paraId="6D66114E" w14:textId="77777777" w:rsidR="0029180F" w:rsidRDefault="0029180F" w:rsidP="0029180F">
      <w:pPr>
        <w:pStyle w:val="Textocomentario"/>
      </w:pPr>
    </w:p>
    <w:p w14:paraId="7FB2CE19" w14:textId="77777777" w:rsidR="0029180F" w:rsidRDefault="0029180F" w:rsidP="0029180F">
      <w:pPr>
        <w:pStyle w:val="Textocomentario"/>
      </w:pPr>
      <w:r>
        <w:t>La gráfica es más ilustrativa, pero se deben cumplir con los requisitos mínimos para su incorporación:</w:t>
      </w:r>
    </w:p>
    <w:p w14:paraId="0999A386" w14:textId="77777777" w:rsidR="0029180F" w:rsidRDefault="0029180F" w:rsidP="0029180F">
      <w:pPr>
        <w:pStyle w:val="Textocomentario"/>
      </w:pPr>
    </w:p>
    <w:p w14:paraId="66230AB1" w14:textId="77777777" w:rsidR="0029180F" w:rsidRDefault="0029180F" w:rsidP="0029180F">
      <w:pPr>
        <w:pStyle w:val="Textocomentario"/>
      </w:pPr>
      <w:r>
        <w:t>Nombre de la gráfica</w:t>
      </w:r>
    </w:p>
    <w:p w14:paraId="695E1F49" w14:textId="77777777" w:rsidR="0029180F" w:rsidRDefault="0029180F" w:rsidP="0029180F">
      <w:pPr>
        <w:pStyle w:val="Textocomentario"/>
      </w:pPr>
      <w:r>
        <w:t>Entre paréntesis unidad de medida.</w:t>
      </w:r>
    </w:p>
    <w:p w14:paraId="5AE31E71" w14:textId="77777777" w:rsidR="0029180F" w:rsidRDefault="0029180F" w:rsidP="0029180F">
      <w:pPr>
        <w:pStyle w:val="Textocomentario"/>
      </w:pPr>
    </w:p>
    <w:p w14:paraId="5613B69B" w14:textId="77777777" w:rsidR="0029180F" w:rsidRDefault="0029180F" w:rsidP="0029180F">
      <w:pPr>
        <w:pStyle w:val="Textocomentario"/>
      </w:pPr>
      <w:r>
        <w:t>En la parte inferior la fuente.</w:t>
      </w:r>
    </w:p>
    <w:p w14:paraId="0D579956" w14:textId="74A22186" w:rsidR="0029180F" w:rsidRDefault="0029180F">
      <w:pPr>
        <w:pStyle w:val="Textocomentario"/>
      </w:pPr>
    </w:p>
  </w:comment>
  <w:comment w:id="275" w:author="Windows User" w:date="2023-03-29T10:17:00Z" w:initials="WU">
    <w:p w14:paraId="376A443C" w14:textId="733A0401" w:rsidR="00693624" w:rsidRDefault="00693624">
      <w:pPr>
        <w:pStyle w:val="Textocomentario"/>
      </w:pPr>
      <w:r>
        <w:rPr>
          <w:rStyle w:val="Refdecomentario"/>
        </w:rPr>
        <w:annotationRef/>
      </w:r>
      <w:r>
        <w:t>Es dato actual…. al mes de marzo del año en curso</w:t>
      </w:r>
    </w:p>
  </w:comment>
  <w:comment w:id="276" w:author="Windows User" w:date="2023-03-27T15:30:00Z" w:initials="WU">
    <w:p w14:paraId="4D2C5B37" w14:textId="026FFAC7" w:rsidR="00575661" w:rsidRDefault="00575661">
      <w:pPr>
        <w:pStyle w:val="Textocomentario"/>
      </w:pPr>
      <w:r>
        <w:rPr>
          <w:rStyle w:val="Refdecomentario"/>
        </w:rPr>
        <w:annotationRef/>
      </w:r>
      <w:r>
        <w:t xml:space="preserve">Esta parte lo mencionan en igual en lo subtemas </w:t>
      </w:r>
    </w:p>
  </w:comment>
  <w:comment w:id="277" w:author="Windows User" w:date="2023-03-29T10:18:00Z" w:initials="WU">
    <w:p w14:paraId="13B890C1" w14:textId="6B6DBA2C" w:rsidR="00693624" w:rsidRDefault="00693624">
      <w:pPr>
        <w:pStyle w:val="Textocomentario"/>
      </w:pPr>
      <w:r>
        <w:rPr>
          <w:rStyle w:val="Refdecomentario"/>
        </w:rPr>
        <w:annotationRef/>
      </w:r>
      <w:r>
        <w:t>No se tiene cuantificado?</w:t>
      </w:r>
    </w:p>
  </w:comment>
  <w:comment w:id="278" w:author="Windows User" w:date="2023-03-29T10:18:00Z" w:initials="WU">
    <w:p w14:paraId="087B88E2" w14:textId="77777777" w:rsidR="00693624" w:rsidRDefault="00693624" w:rsidP="00693624">
      <w:pPr>
        <w:pStyle w:val="Textocomentario"/>
      </w:pPr>
      <w:r>
        <w:rPr>
          <w:rStyle w:val="Refdecomentario"/>
        </w:rPr>
        <w:annotationRef/>
      </w:r>
      <w:r>
        <w:t>Es posible tener el tabulador, en qué lugar se ubica-</w:t>
      </w:r>
    </w:p>
    <w:p w14:paraId="6B8C2311" w14:textId="7A2A3164" w:rsidR="00693624" w:rsidRDefault="00693624">
      <w:pPr>
        <w:pStyle w:val="Textocomentario"/>
      </w:pPr>
    </w:p>
  </w:comment>
  <w:comment w:id="279" w:author="Windows User" w:date="2023-03-28T11:07:00Z" w:initials="WU">
    <w:p w14:paraId="322ED21A" w14:textId="08A92735" w:rsidR="00575661" w:rsidRDefault="00575661">
      <w:pPr>
        <w:pStyle w:val="Textocomentario"/>
      </w:pPr>
      <w:r>
        <w:rPr>
          <w:rStyle w:val="Refdecomentario"/>
        </w:rPr>
        <w:annotationRef/>
      </w:r>
      <w:r>
        <w:t xml:space="preserve">Integrar información reciente </w:t>
      </w:r>
    </w:p>
  </w:comment>
  <w:comment w:id="281" w:author="Windows User" w:date="2023-03-29T10:19:00Z" w:initials="WU">
    <w:p w14:paraId="063EFA08" w14:textId="0C7D6017" w:rsidR="00693624" w:rsidRDefault="00693624">
      <w:pPr>
        <w:pStyle w:val="Textocomentario"/>
      </w:pPr>
      <w:r>
        <w:rPr>
          <w:rStyle w:val="Refdecomentario"/>
        </w:rPr>
        <w:annotationRef/>
      </w:r>
      <w:r>
        <w:t>¿error de dedo?</w:t>
      </w:r>
    </w:p>
  </w:comment>
  <w:comment w:id="280" w:author="Usuario de Microsoft Office" w:date="2023-03-28T16:34:00Z" w:initials="Office">
    <w:p w14:paraId="11B5FCD4" w14:textId="5A5F6EF2" w:rsidR="00575661" w:rsidRDefault="00575661">
      <w:pPr>
        <w:pStyle w:val="Textocomentario"/>
      </w:pPr>
      <w:r>
        <w:rPr>
          <w:rStyle w:val="Refdecomentario"/>
        </w:rPr>
        <w:annotationRef/>
      </w:r>
      <w:r>
        <w:t>Definir bien el dato</w:t>
      </w:r>
    </w:p>
  </w:comment>
  <w:comment w:id="282" w:author="Windows User" w:date="2023-03-28T11:07:00Z" w:initials="WU">
    <w:p w14:paraId="5C51E1A3" w14:textId="1D7042B7" w:rsidR="00575661" w:rsidRDefault="00575661">
      <w:pPr>
        <w:pStyle w:val="Textocomentario"/>
      </w:pPr>
      <w:r>
        <w:rPr>
          <w:rStyle w:val="Refdecomentario"/>
        </w:rPr>
        <w:annotationRef/>
      </w:r>
      <w:r>
        <w:t xml:space="preserve">De que fecha son estos datos </w:t>
      </w:r>
    </w:p>
  </w:comment>
  <w:comment w:id="283" w:author="Windows User" w:date="2023-03-27T15:32:00Z" w:initials="WU">
    <w:p w14:paraId="1CF4634F" w14:textId="6B21CD3E" w:rsidR="00575661" w:rsidRDefault="00575661">
      <w:pPr>
        <w:pStyle w:val="Textocomentario"/>
      </w:pPr>
      <w:r>
        <w:rPr>
          <w:rStyle w:val="Refdecomentario"/>
        </w:rPr>
        <w:annotationRef/>
      </w:r>
      <w:r>
        <w:t xml:space="preserve">Cual es la fuente de este párrafo </w:t>
      </w:r>
    </w:p>
  </w:comment>
  <w:comment w:id="284" w:author="Windows User" w:date="2023-03-27T15:33:00Z" w:initials="WU">
    <w:p w14:paraId="662A5FA5" w14:textId="3B540DA5" w:rsidR="00575661" w:rsidRDefault="00575661">
      <w:pPr>
        <w:pStyle w:val="Textocomentario"/>
      </w:pPr>
      <w:r>
        <w:rPr>
          <w:rStyle w:val="Refdecomentario"/>
        </w:rPr>
        <w:annotationRef/>
      </w:r>
      <w:r>
        <w:t>Mismo párrafo en la  pág 4</w:t>
      </w:r>
    </w:p>
  </w:comment>
  <w:comment w:id="285" w:author="Windows User" w:date="2023-03-27T15:33:00Z" w:initials="WU">
    <w:p w14:paraId="229C3B2D" w14:textId="711354C0" w:rsidR="00575661" w:rsidRDefault="00575661">
      <w:pPr>
        <w:pStyle w:val="Textocomentario"/>
      </w:pPr>
      <w:r>
        <w:rPr>
          <w:rStyle w:val="Refdecomentario"/>
        </w:rPr>
        <w:annotationRef/>
      </w:r>
      <w:r>
        <w:t>Se repite este mismo párrafo en la pág. 5</w:t>
      </w:r>
    </w:p>
  </w:comment>
  <w:comment w:id="286" w:author="Windows User" w:date="2023-03-29T10:20:00Z" w:initials="WU">
    <w:p w14:paraId="636BED83" w14:textId="77777777" w:rsidR="00693624" w:rsidRDefault="00693624" w:rsidP="00693624">
      <w:pPr>
        <w:pStyle w:val="Textocomentario"/>
      </w:pPr>
      <w:r>
        <w:rPr>
          <w:rStyle w:val="Refdecomentario"/>
        </w:rPr>
        <w:annotationRef/>
      </w:r>
      <w:r>
        <w:t>Cómo obtienen estos porcentajes, tanto el % de las mujeres como el de los hombres, no es el mismo que con la que se muestra en la imagen superior derecha que se muestra en la imagen inmediata inferior.</w:t>
      </w:r>
    </w:p>
    <w:p w14:paraId="3E83969A" w14:textId="77777777" w:rsidR="00693624" w:rsidRDefault="00693624" w:rsidP="00693624">
      <w:pPr>
        <w:pStyle w:val="Textocomentario"/>
      </w:pPr>
    </w:p>
    <w:p w14:paraId="59356DE2" w14:textId="77777777" w:rsidR="00693624" w:rsidRDefault="00693624" w:rsidP="00693624">
      <w:pPr>
        <w:pStyle w:val="Textocomentario"/>
      </w:pPr>
      <w:r>
        <w:t>Para agregar imágenes se debe cubrir con el mínimo de requisitos.</w:t>
      </w:r>
    </w:p>
    <w:p w14:paraId="40DBFD71" w14:textId="52969C89" w:rsidR="00693624" w:rsidRDefault="00693624">
      <w:pPr>
        <w:pStyle w:val="Textocomentario"/>
      </w:pPr>
    </w:p>
  </w:comment>
  <w:comment w:id="287" w:author="Windows User" w:date="2023-03-27T14:17:00Z" w:initials="WU">
    <w:p w14:paraId="66903C24" w14:textId="2BCBF13B" w:rsidR="00575661" w:rsidRDefault="00575661">
      <w:pPr>
        <w:pStyle w:val="Textocomentario"/>
      </w:pPr>
      <w:r>
        <w:rPr>
          <w:rStyle w:val="Refdecomentario"/>
        </w:rPr>
        <w:annotationRef/>
      </w:r>
      <w:r>
        <w:rPr>
          <w:rStyle w:val="Refdecomentario"/>
        </w:rPr>
        <w:t>E</w:t>
      </w:r>
      <w:r>
        <w:t xml:space="preserve">s pertinente realizar un análisis de los datos mostrados. </w:t>
      </w:r>
    </w:p>
  </w:comment>
  <w:comment w:id="288" w:author="Usuario de Microsoft Office" w:date="2023-03-28T17:31:00Z" w:initials="Office">
    <w:p w14:paraId="43C9AD99" w14:textId="76B3C417" w:rsidR="00575661" w:rsidRDefault="00575661">
      <w:pPr>
        <w:pStyle w:val="Textocomentario"/>
      </w:pPr>
      <w:r>
        <w:rPr>
          <w:rStyle w:val="Refdecomentario"/>
        </w:rPr>
        <w:annotationRef/>
      </w:r>
      <w:r>
        <w:t>La redacción de la estrategia parece una línea de acción</w:t>
      </w:r>
    </w:p>
  </w:comment>
  <w:comment w:id="289" w:author="Usuario de Microsoft Office" w:date="2023-03-28T17:41:00Z" w:initials="Office">
    <w:p w14:paraId="5F0BCDB0" w14:textId="650FF81F" w:rsidR="00575661" w:rsidRDefault="00575661">
      <w:pPr>
        <w:pStyle w:val="Textocomentario"/>
      </w:pPr>
      <w:r>
        <w:rPr>
          <w:rStyle w:val="Refdecomentario"/>
        </w:rPr>
        <w:annotationRef/>
      </w:r>
      <w:r>
        <w:t>La redacción parecen líneas de acción</w:t>
      </w:r>
    </w:p>
  </w:comment>
  <w:comment w:id="291" w:author="Windows User" w:date="2023-03-28T10:06:00Z" w:initials="WU">
    <w:p w14:paraId="262639D9" w14:textId="3250AC4F" w:rsidR="00575661" w:rsidRDefault="00575661">
      <w:pPr>
        <w:pStyle w:val="Textocomentario"/>
      </w:pPr>
      <w:r>
        <w:rPr>
          <w:rStyle w:val="Refdecomentario"/>
        </w:rPr>
        <w:annotationRef/>
      </w:r>
      <w:r>
        <w:t xml:space="preserve">Agrupar </w:t>
      </w:r>
    </w:p>
  </w:comment>
  <w:comment w:id="290" w:author="Usuario de Microsoft Office" w:date="2023-03-28T17:38:00Z" w:initials="Office">
    <w:p w14:paraId="41091E39" w14:textId="3D61659E" w:rsidR="00575661" w:rsidRDefault="00575661">
      <w:pPr>
        <w:pStyle w:val="Textocomentario"/>
      </w:pPr>
      <w:r>
        <w:rPr>
          <w:rStyle w:val="Refdecomentario"/>
        </w:rPr>
        <w:annotationRef/>
      </w:r>
      <w:r>
        <w:tab/>
        <w:t>¿Está dentro de las facultades de la institución?</w:t>
      </w:r>
    </w:p>
  </w:comment>
  <w:comment w:id="292" w:author="Windows User" w:date="2023-03-28T10:07:00Z" w:initials="WU">
    <w:p w14:paraId="5BEF2352" w14:textId="074765ED" w:rsidR="00575661" w:rsidRDefault="00575661">
      <w:pPr>
        <w:pStyle w:val="Textocomentario"/>
      </w:pPr>
      <w:r>
        <w:rPr>
          <w:rStyle w:val="Refdecomentario"/>
        </w:rPr>
        <w:annotationRef/>
      </w:r>
      <w:r>
        <w:t xml:space="preserve">Cual es la acción correspondiente implementar medidas o programas. </w:t>
      </w:r>
    </w:p>
  </w:comment>
  <w:comment w:id="293" w:author="Windows User" w:date="2023-03-28T10:44:00Z" w:initials="WU">
    <w:p w14:paraId="34C95C97" w14:textId="3BB56872" w:rsidR="00575661" w:rsidRDefault="00575661">
      <w:pPr>
        <w:pStyle w:val="Textocomentario"/>
      </w:pPr>
      <w:r>
        <w:rPr>
          <w:rStyle w:val="Refdecomentario"/>
        </w:rPr>
        <w:annotationRef/>
      </w:r>
      <w:r>
        <w:t>De que año</w:t>
      </w:r>
    </w:p>
  </w:comment>
  <w:comment w:id="294" w:author="Windows User" w:date="2023-03-28T10:41:00Z" w:initials="WU">
    <w:p w14:paraId="24756EDD" w14:textId="76C6697A" w:rsidR="00575661" w:rsidRDefault="00575661">
      <w:pPr>
        <w:pStyle w:val="Textocomentario"/>
      </w:pPr>
      <w:r>
        <w:rPr>
          <w:rStyle w:val="Refdecomentario"/>
        </w:rPr>
        <w:annotationRef/>
      </w:r>
      <w:r>
        <w:t xml:space="preserve">Relevante usar   fuentes oficiales </w:t>
      </w:r>
    </w:p>
  </w:comment>
  <w:comment w:id="295" w:author="Windows User" w:date="2023-03-27T15:51:00Z" w:initials="WU">
    <w:p w14:paraId="5C2C3D36" w14:textId="041A04DC" w:rsidR="00575661" w:rsidRDefault="00575661">
      <w:pPr>
        <w:pStyle w:val="Textocomentario"/>
      </w:pPr>
      <w:r>
        <w:rPr>
          <w:rStyle w:val="Refdecomentario"/>
        </w:rPr>
        <w:annotationRef/>
      </w:r>
      <w:r>
        <w:t xml:space="preserve">Se menciona en el diagnóstic general.  </w:t>
      </w:r>
    </w:p>
  </w:comment>
  <w:comment w:id="296" w:author="Windows User" w:date="2023-03-27T15:54:00Z" w:initials="WU">
    <w:p w14:paraId="75391D4C" w14:textId="301DDB2A" w:rsidR="00575661" w:rsidRDefault="00575661">
      <w:pPr>
        <w:pStyle w:val="Textocomentario"/>
      </w:pPr>
      <w:r>
        <w:rPr>
          <w:rStyle w:val="Refdecomentario"/>
        </w:rPr>
        <w:annotationRef/>
      </w:r>
      <w:r>
        <w:t xml:space="preserve">De donde se sacó la información cualitativa </w:t>
      </w:r>
    </w:p>
  </w:comment>
  <w:comment w:id="297" w:author="Windows User" w:date="2023-03-27T15:56:00Z" w:initials="WU">
    <w:p w14:paraId="046DB094" w14:textId="30C3BA9F" w:rsidR="00575661" w:rsidRDefault="00575661">
      <w:pPr>
        <w:pStyle w:val="Textocomentario"/>
      </w:pPr>
      <w:r>
        <w:rPr>
          <w:rStyle w:val="Refdecomentario"/>
        </w:rPr>
        <w:annotationRef/>
      </w:r>
      <w:r>
        <w:t>Indicar que es información cualitativa de la mesas de participación ciudadana.</w:t>
      </w:r>
    </w:p>
  </w:comment>
  <w:comment w:id="298" w:author="Windows User" w:date="2023-03-27T16:29:00Z" w:initials="WU">
    <w:p w14:paraId="20F3D817" w14:textId="08E35FA2" w:rsidR="00575661" w:rsidRDefault="00575661">
      <w:pPr>
        <w:pStyle w:val="Textocomentario"/>
      </w:pPr>
      <w:r>
        <w:rPr>
          <w:rStyle w:val="Refdecomentario"/>
        </w:rPr>
        <w:annotationRef/>
      </w:r>
      <w:r>
        <w:t xml:space="preserve">Porque es la deficiente regulación y endebe administración de movilidad, reforzar porque lo  mencionan en sus líneas de acción . </w:t>
      </w:r>
    </w:p>
  </w:comment>
  <w:comment w:id="299" w:author="Windows User" w:date="2023-03-28T10:45:00Z" w:initials="WU">
    <w:p w14:paraId="3974A45F" w14:textId="0F817BD6" w:rsidR="00575661" w:rsidRDefault="00575661">
      <w:pPr>
        <w:pStyle w:val="Textocomentario"/>
      </w:pPr>
      <w:r>
        <w:rPr>
          <w:rStyle w:val="Refdecomentario"/>
        </w:rPr>
        <w:annotationRef/>
      </w:r>
      <w:r>
        <w:t xml:space="preserve">Utilizar otro termino. </w:t>
      </w:r>
    </w:p>
  </w:comment>
  <w:comment w:id="300" w:author="Windows User" w:date="2023-03-27T16:04:00Z" w:initials="WU">
    <w:p w14:paraId="63528919" w14:textId="28C8C067" w:rsidR="00575661" w:rsidRDefault="00575661">
      <w:pPr>
        <w:pStyle w:val="Textocomentario"/>
      </w:pPr>
      <w:r>
        <w:rPr>
          <w:rStyle w:val="Refdecomentario"/>
        </w:rPr>
        <w:annotationRef/>
      </w:r>
      <w:r>
        <w:t>Sería el Objetivo</w:t>
      </w:r>
    </w:p>
  </w:comment>
  <w:comment w:id="301" w:author="Usuario de Microsoft Office" w:date="2023-03-28T17:54:00Z" w:initials="Office">
    <w:p w14:paraId="04B7C8EC" w14:textId="7F8A77AA" w:rsidR="00575661" w:rsidRDefault="00575661">
      <w:pPr>
        <w:pStyle w:val="Textocomentario"/>
      </w:pPr>
      <w:r>
        <w:rPr>
          <w:rStyle w:val="Refdecomentario"/>
        </w:rPr>
        <w:annotationRef/>
      </w:r>
      <w:r>
        <w:t>Parecen líneas de acción</w:t>
      </w:r>
    </w:p>
  </w:comment>
  <w:comment w:id="302" w:author="Windows User" w:date="2023-03-27T16:21:00Z" w:initials="WU">
    <w:p w14:paraId="3D3C7EF2" w14:textId="1FB7F029" w:rsidR="00575661" w:rsidRDefault="00575661">
      <w:pPr>
        <w:pStyle w:val="Textocomentario"/>
      </w:pPr>
      <w:r>
        <w:rPr>
          <w:rStyle w:val="Refdecomentario"/>
        </w:rPr>
        <w:annotationRef/>
      </w:r>
      <w:r>
        <w:t xml:space="preserve">Cada línea de acción debe de indicar  a que estrategia  corresponde. </w:t>
      </w:r>
    </w:p>
  </w:comment>
  <w:comment w:id="304" w:author="Windows User" w:date="2023-03-27T16:31:00Z" w:initials="WU">
    <w:p w14:paraId="15D8747D" w14:textId="593113B3" w:rsidR="00575661" w:rsidRDefault="00575661">
      <w:pPr>
        <w:pStyle w:val="Textocomentario"/>
      </w:pPr>
      <w:r>
        <w:rPr>
          <w:rStyle w:val="Refdecomentario"/>
        </w:rPr>
        <w:annotationRef/>
      </w:r>
      <w:r>
        <w:t>En su diagnostico no hablan al respecto , ni el programa ReTO como se encuentra</w:t>
      </w:r>
    </w:p>
  </w:comment>
  <w:comment w:id="303" w:author="Usuario de Microsoft Office" w:date="2023-03-28T17:55:00Z" w:initials="Office">
    <w:p w14:paraId="7E1DA55F" w14:textId="2CCC17D9" w:rsidR="00575661" w:rsidRDefault="00575661">
      <w:pPr>
        <w:pStyle w:val="Textocomentario"/>
      </w:pPr>
      <w:r>
        <w:rPr>
          <w:rStyle w:val="Refdecomentario"/>
        </w:rPr>
        <w:annotationRef/>
      </w:r>
      <w:r>
        <w:t>Estas líneas de acción están a un nivel muy específico, recordemos que aún habrá que realizar los Planes Sectoriales y los Programas Estratégicos Institucionales</w:t>
      </w:r>
    </w:p>
  </w:comment>
  <w:comment w:id="305" w:author="Windows User" w:date="2023-03-27T16:32:00Z" w:initials="WU">
    <w:p w14:paraId="57EB59FA" w14:textId="3FF21837" w:rsidR="00575661" w:rsidRDefault="00575661">
      <w:pPr>
        <w:pStyle w:val="Textocomentario"/>
      </w:pPr>
      <w:r>
        <w:rPr>
          <w:rStyle w:val="Refdecomentario"/>
        </w:rPr>
        <w:annotationRef/>
      </w:r>
      <w:r>
        <w:t>No hablan en el diagnóstico referente a este tema.</w:t>
      </w:r>
    </w:p>
  </w:comment>
  <w:comment w:id="306" w:author="Windows User" w:date="2023-03-27T16:34:00Z" w:initials="WU">
    <w:p w14:paraId="16926157" w14:textId="791F37B0" w:rsidR="00575661" w:rsidRDefault="00575661">
      <w:pPr>
        <w:pStyle w:val="Textocomentario"/>
      </w:pPr>
      <w:r>
        <w:rPr>
          <w:rStyle w:val="Refdecomentario"/>
        </w:rPr>
        <w:annotationRef/>
      </w:r>
      <w:r>
        <w:t>No mencionan</w:t>
      </w:r>
    </w:p>
  </w:comment>
  <w:comment w:id="307" w:author="Windows User" w:date="2023-03-27T16:36:00Z" w:initials="WU">
    <w:p w14:paraId="3DA84A0E" w14:textId="3588EEDC" w:rsidR="00575661" w:rsidRDefault="00575661">
      <w:pPr>
        <w:pStyle w:val="Textocomentario"/>
      </w:pPr>
      <w:r>
        <w:rPr>
          <w:rStyle w:val="Refdecomentario"/>
        </w:rPr>
        <w:annotationRef/>
      </w:r>
      <w:r>
        <w:t>Pág. 7</w:t>
      </w:r>
    </w:p>
  </w:comment>
  <w:comment w:id="308" w:author="Windows User" w:date="2023-03-27T16:38:00Z" w:initials="WU">
    <w:p w14:paraId="1ABCA01F" w14:textId="435A5D66" w:rsidR="00575661" w:rsidRDefault="00575661">
      <w:pPr>
        <w:pStyle w:val="Textocomentario"/>
      </w:pPr>
      <w:r>
        <w:rPr>
          <w:rStyle w:val="Refdecomentario"/>
        </w:rPr>
        <w:annotationRef/>
      </w:r>
      <w:r>
        <w:t xml:space="preserve">Que se tiene que decir al respecto. </w:t>
      </w:r>
    </w:p>
  </w:comment>
  <w:comment w:id="309" w:author="Windows User" w:date="2023-03-27T16:37:00Z" w:initials="WU">
    <w:p w14:paraId="61402FC8" w14:textId="528E605C" w:rsidR="00575661" w:rsidRDefault="00575661">
      <w:pPr>
        <w:pStyle w:val="Textocomentario"/>
      </w:pPr>
      <w:r>
        <w:rPr>
          <w:rStyle w:val="Refdecomentario"/>
        </w:rPr>
        <w:annotationRef/>
      </w:r>
      <w:r>
        <w:t xml:space="preserve">Lo  mencionan en su diagnostico general </w:t>
      </w:r>
    </w:p>
  </w:comment>
  <w:comment w:id="310" w:author="Windows User" w:date="2023-03-27T16:37:00Z" w:initials="WU">
    <w:p w14:paraId="3B139911" w14:textId="608FA2BC" w:rsidR="00575661" w:rsidRDefault="00575661">
      <w:pPr>
        <w:pStyle w:val="Textocomentario"/>
      </w:pPr>
      <w:r>
        <w:rPr>
          <w:rStyle w:val="Refdecomentario"/>
        </w:rPr>
        <w:annotationRef/>
      </w:r>
      <w:r>
        <w:t xml:space="preserve">Está dentro de sus atribuciones esto temas </w:t>
      </w:r>
    </w:p>
  </w:comment>
  <w:comment w:id="312" w:author="Windows User" w:date="2023-03-27T16:37:00Z" w:initials="WU">
    <w:p w14:paraId="0162E72F" w14:textId="06C96061" w:rsidR="00575661" w:rsidRDefault="00575661">
      <w:pPr>
        <w:pStyle w:val="Textocomentario"/>
      </w:pPr>
      <w:r>
        <w:rPr>
          <w:rStyle w:val="Refdecomentario"/>
        </w:rPr>
        <w:annotationRef/>
      </w:r>
      <w:r>
        <w:t xml:space="preserve">Hacen referencia de dos tema en su objetivo; uno  mejora regulatoria y  dos el desarrollo de infraestructura de transporte y logística </w:t>
      </w:r>
    </w:p>
  </w:comment>
  <w:comment w:id="311" w:author="Usuario de Microsoft Office" w:date="2023-03-28T18:44:00Z" w:initials="Office">
    <w:p w14:paraId="51D92573" w14:textId="1CBF98E6" w:rsidR="00575661" w:rsidRDefault="00575661">
      <w:pPr>
        <w:pStyle w:val="Textocomentario"/>
      </w:pPr>
      <w:r>
        <w:rPr>
          <w:rStyle w:val="Refdecomentario"/>
        </w:rPr>
        <w:annotationRef/>
      </w:r>
      <w:r>
        <w:t>Estas son sus estrategias.</w:t>
      </w:r>
    </w:p>
  </w:comment>
  <w:comment w:id="313" w:author="Usuario de Microsoft Office" w:date="2023-03-28T18:45:00Z" w:initials="Office">
    <w:p w14:paraId="5342E5EE" w14:textId="3AC7CF1D" w:rsidR="00575661" w:rsidRDefault="00575661">
      <w:pPr>
        <w:pStyle w:val="Textocomentario"/>
      </w:pPr>
      <w:r>
        <w:rPr>
          <w:rStyle w:val="Refdecomentario"/>
        </w:rPr>
        <w:annotationRef/>
      </w:r>
      <w:r>
        <w:t>Esta no es atribución del sector, se puede proponer, pero no hay garantía de que se pueda fortalecer</w:t>
      </w:r>
    </w:p>
  </w:comment>
  <w:comment w:id="314" w:author="Windows User" w:date="2023-03-28T10:48:00Z" w:initials="WU">
    <w:p w14:paraId="4ACDA5ED" w14:textId="74FAA445" w:rsidR="00575661" w:rsidRDefault="00575661">
      <w:pPr>
        <w:pStyle w:val="Textocomentario"/>
      </w:pPr>
      <w:r>
        <w:rPr>
          <w:rStyle w:val="Refdecomentario"/>
        </w:rPr>
        <w:annotationRef/>
      </w:r>
      <w:r>
        <w:t>No existe?</w:t>
      </w:r>
    </w:p>
  </w:comment>
  <w:comment w:id="315" w:author="Usuario de Microsoft Office" w:date="2023-03-28T18:46:00Z" w:initials="Office">
    <w:p w14:paraId="1E614D53" w14:textId="547A3E58" w:rsidR="00575661" w:rsidRDefault="00575661">
      <w:pPr>
        <w:pStyle w:val="Textocomentario"/>
      </w:pPr>
      <w:r>
        <w:rPr>
          <w:rStyle w:val="Refdecomentario"/>
        </w:rPr>
        <w:annotationRef/>
      </w:r>
      <w:r>
        <w:t>Se puede proponer, pero no es competencia del sector hacer esto.</w:t>
      </w:r>
    </w:p>
  </w:comment>
  <w:comment w:id="317" w:author="Windows User" w:date="2023-03-28T10:53:00Z" w:initials="WU">
    <w:p w14:paraId="4E7CEAAB" w14:textId="716E3F13" w:rsidR="00575661" w:rsidRDefault="00575661">
      <w:pPr>
        <w:pStyle w:val="Textocomentario"/>
      </w:pPr>
      <w:r>
        <w:rPr>
          <w:rStyle w:val="Refdecomentario"/>
        </w:rPr>
        <w:annotationRef/>
      </w:r>
      <w:r>
        <w:t xml:space="preserve">Es un parecido a su estrategia </w:t>
      </w:r>
    </w:p>
  </w:comment>
  <w:comment w:id="316" w:author="Usuario de Microsoft Office" w:date="2023-03-28T18:46:00Z" w:initials="Office">
    <w:p w14:paraId="70B6A562" w14:textId="3D5911F1" w:rsidR="00575661" w:rsidRDefault="00575661">
      <w:pPr>
        <w:pStyle w:val="Textocomentario"/>
      </w:pPr>
      <w:r>
        <w:rPr>
          <w:rStyle w:val="Refdecomentario"/>
        </w:rPr>
        <w:annotationRef/>
      </w:r>
      <w:r>
        <w:t>Las líneas de acción son muy específicas.</w:t>
      </w:r>
    </w:p>
  </w:comment>
  <w:comment w:id="318" w:author="Windows User" w:date="2023-03-28T10:59:00Z" w:initials="WU">
    <w:p w14:paraId="3AA7FD58" w14:textId="05C96D55" w:rsidR="00575661" w:rsidRDefault="00575661">
      <w:pPr>
        <w:pStyle w:val="Textocomentario"/>
      </w:pPr>
      <w:r>
        <w:rPr>
          <w:rStyle w:val="Refdecomentario"/>
        </w:rPr>
        <w:annotationRef/>
      </w:r>
      <w:r>
        <w:t xml:space="preserve">Recomendable hacer un análisis de su gráfico de los Principales indicadores de seguridad vial, 2019 </w:t>
      </w:r>
    </w:p>
  </w:comment>
  <w:comment w:id="319" w:author="Usuario de Microsoft Office" w:date="2023-03-28T18:49:00Z" w:initials="Office">
    <w:p w14:paraId="40588D03" w14:textId="3E4A541E" w:rsidR="00575661" w:rsidRDefault="00575661">
      <w:pPr>
        <w:pStyle w:val="Textocomentario"/>
      </w:pPr>
      <w:r>
        <w:rPr>
          <w:rStyle w:val="Refdecomentario"/>
        </w:rPr>
        <w:annotationRef/>
      </w:r>
      <w:r>
        <w:t>Estos datos son de Oaxaca?</w:t>
      </w:r>
    </w:p>
  </w:comment>
  <w:comment w:id="320" w:author="Usuario de Microsoft Office" w:date="2023-03-28T18:50:00Z" w:initials="Office">
    <w:p w14:paraId="4489DCE3" w14:textId="2C9A3A0D" w:rsidR="00575661" w:rsidRDefault="00575661">
      <w:pPr>
        <w:pStyle w:val="Textocomentario"/>
      </w:pPr>
      <w:r>
        <w:rPr>
          <w:rStyle w:val="Refdecomentario"/>
        </w:rPr>
        <w:annotationRef/>
      </w:r>
      <w:r>
        <w:t>Este es el objetivo</w:t>
      </w:r>
    </w:p>
  </w:comment>
  <w:comment w:id="321" w:author="Windows User" w:date="2023-03-28T11:00:00Z" w:initials="WU">
    <w:p w14:paraId="1B73FB45" w14:textId="1ECBC519" w:rsidR="00575661" w:rsidRDefault="00575661">
      <w:pPr>
        <w:pStyle w:val="Textocomentario"/>
      </w:pPr>
      <w:r>
        <w:rPr>
          <w:rStyle w:val="Refdecomentario"/>
        </w:rPr>
        <w:annotationRef/>
      </w:r>
      <w:r>
        <w:t xml:space="preserve">Esto no es un objetivo, es más una estrategia </w:t>
      </w:r>
    </w:p>
  </w:comment>
  <w:comment w:id="322" w:author="Windows User" w:date="2023-03-28T11:01:00Z" w:initials="WU">
    <w:p w14:paraId="0A550955" w14:textId="3A2E37F8" w:rsidR="00575661" w:rsidRDefault="00575661">
      <w:pPr>
        <w:pStyle w:val="Textocomentario"/>
      </w:pPr>
      <w:r>
        <w:rPr>
          <w:rStyle w:val="Refdecomentario"/>
        </w:rPr>
        <w:annotationRef/>
      </w:r>
      <w:r>
        <w:t xml:space="preserve">Es un objetivo no se indica el medio </w:t>
      </w:r>
    </w:p>
  </w:comment>
  <w:comment w:id="323" w:author="Windows User" w:date="2023-03-27T16:46:00Z" w:initials="WU">
    <w:p w14:paraId="554EF357" w14:textId="500C4E27" w:rsidR="00575661" w:rsidRDefault="00575661">
      <w:pPr>
        <w:pStyle w:val="Textocomentario"/>
      </w:pPr>
      <w:r>
        <w:rPr>
          <w:rStyle w:val="Refdecomentario"/>
        </w:rPr>
        <w:annotationRef/>
      </w:r>
      <w:r>
        <w:t xml:space="preserve">Estas no son estrategias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9357BE" w15:done="0"/>
  <w15:commentEx w15:paraId="61394913" w15:done="0"/>
  <w15:commentEx w15:paraId="31CCBCD4" w15:done="0"/>
  <w15:commentEx w15:paraId="71B6902A" w15:done="0"/>
  <w15:commentEx w15:paraId="36DE8260" w15:done="0"/>
  <w15:commentEx w15:paraId="1DF7427A" w15:done="0"/>
  <w15:commentEx w15:paraId="731AD9A1" w15:done="0"/>
  <w15:commentEx w15:paraId="3EA44E22" w15:done="0"/>
  <w15:commentEx w15:paraId="4FC70419" w15:done="0"/>
  <w15:commentEx w15:paraId="4B646D4E" w15:done="0"/>
  <w15:commentEx w15:paraId="0DA7459C" w15:done="0"/>
  <w15:commentEx w15:paraId="7BA2B552" w15:done="0"/>
  <w15:commentEx w15:paraId="26463D99" w15:done="0"/>
  <w15:commentEx w15:paraId="663006E3" w15:done="0"/>
  <w15:commentEx w15:paraId="5B850F4D" w15:done="0"/>
  <w15:commentEx w15:paraId="2E0228EC" w15:done="0"/>
  <w15:commentEx w15:paraId="524D4488" w15:done="0"/>
  <w15:commentEx w15:paraId="6E97CFBA" w15:done="0"/>
  <w15:commentEx w15:paraId="2D55236A" w15:done="0"/>
  <w15:commentEx w15:paraId="3F46AC4F" w15:done="0"/>
  <w15:commentEx w15:paraId="58B47A65" w15:done="0"/>
  <w15:commentEx w15:paraId="0D259088" w15:done="0"/>
  <w15:commentEx w15:paraId="5D314A3A" w15:done="0"/>
  <w15:commentEx w15:paraId="7A1ABB6E" w15:done="0"/>
  <w15:commentEx w15:paraId="61798793" w15:done="0"/>
  <w15:commentEx w15:paraId="3A1F9E55" w15:done="0"/>
  <w15:commentEx w15:paraId="327DC387" w15:done="0"/>
  <w15:commentEx w15:paraId="361D1DE3" w15:done="0"/>
  <w15:commentEx w15:paraId="6529C86E" w15:done="0"/>
  <w15:commentEx w15:paraId="1A25FD83" w15:done="0"/>
  <w15:commentEx w15:paraId="0D579956" w15:done="0"/>
  <w15:commentEx w15:paraId="376A443C" w15:done="0"/>
  <w15:commentEx w15:paraId="4D2C5B37" w15:done="0"/>
  <w15:commentEx w15:paraId="13B890C1" w15:done="0"/>
  <w15:commentEx w15:paraId="6B8C2311" w15:done="0"/>
  <w15:commentEx w15:paraId="322ED21A" w15:done="0"/>
  <w15:commentEx w15:paraId="063EFA08" w15:done="0"/>
  <w15:commentEx w15:paraId="11B5FCD4" w15:done="0"/>
  <w15:commentEx w15:paraId="5C51E1A3" w15:done="0"/>
  <w15:commentEx w15:paraId="1CF4634F" w15:done="0"/>
  <w15:commentEx w15:paraId="662A5FA5" w15:done="0"/>
  <w15:commentEx w15:paraId="229C3B2D" w15:done="0"/>
  <w15:commentEx w15:paraId="40DBFD71" w15:done="0"/>
  <w15:commentEx w15:paraId="66903C24" w15:done="0"/>
  <w15:commentEx w15:paraId="43C9AD99" w15:done="0"/>
  <w15:commentEx w15:paraId="5F0BCDB0" w15:done="0"/>
  <w15:commentEx w15:paraId="262639D9" w15:done="0"/>
  <w15:commentEx w15:paraId="41091E39" w15:done="0"/>
  <w15:commentEx w15:paraId="5BEF2352" w15:done="0"/>
  <w15:commentEx w15:paraId="34C95C97" w15:done="0"/>
  <w15:commentEx w15:paraId="24756EDD" w15:done="0"/>
  <w15:commentEx w15:paraId="5C2C3D36" w15:done="0"/>
  <w15:commentEx w15:paraId="75391D4C" w15:done="0"/>
  <w15:commentEx w15:paraId="046DB094" w15:done="0"/>
  <w15:commentEx w15:paraId="20F3D817" w15:done="0"/>
  <w15:commentEx w15:paraId="3974A45F" w15:done="0"/>
  <w15:commentEx w15:paraId="63528919" w15:done="0"/>
  <w15:commentEx w15:paraId="04B7C8EC" w15:done="0"/>
  <w15:commentEx w15:paraId="3D3C7EF2" w15:done="0"/>
  <w15:commentEx w15:paraId="15D8747D" w15:done="0"/>
  <w15:commentEx w15:paraId="7E1DA55F" w15:done="0"/>
  <w15:commentEx w15:paraId="57EB59FA" w15:done="0"/>
  <w15:commentEx w15:paraId="16926157" w15:done="0"/>
  <w15:commentEx w15:paraId="3DA84A0E" w15:done="0"/>
  <w15:commentEx w15:paraId="1ABCA01F" w15:done="0"/>
  <w15:commentEx w15:paraId="61402FC8" w15:done="0"/>
  <w15:commentEx w15:paraId="3B139911" w15:done="0"/>
  <w15:commentEx w15:paraId="0162E72F" w15:done="0"/>
  <w15:commentEx w15:paraId="51D92573" w15:done="0"/>
  <w15:commentEx w15:paraId="5342E5EE" w15:done="0"/>
  <w15:commentEx w15:paraId="4ACDA5ED" w15:done="0"/>
  <w15:commentEx w15:paraId="1E614D53" w15:done="0"/>
  <w15:commentEx w15:paraId="4E7CEAAB" w15:done="0"/>
  <w15:commentEx w15:paraId="70B6A562" w15:done="0"/>
  <w15:commentEx w15:paraId="3AA7FD58" w15:done="0"/>
  <w15:commentEx w15:paraId="40588D03" w15:done="0"/>
  <w15:commentEx w15:paraId="4489DCE3" w15:done="0"/>
  <w15:commentEx w15:paraId="1B73FB45" w15:done="0"/>
  <w15:commentEx w15:paraId="0A550955" w15:done="0"/>
  <w15:commentEx w15:paraId="554EF35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4D30CB" w14:textId="77777777" w:rsidR="00BD138E" w:rsidRDefault="00BD138E">
      <w:pPr>
        <w:spacing w:after="0" w:line="240" w:lineRule="auto"/>
      </w:pPr>
      <w:r>
        <w:separator/>
      </w:r>
    </w:p>
  </w:endnote>
  <w:endnote w:type="continuationSeparator" w:id="0">
    <w:p w14:paraId="1C9DF84E" w14:textId="77777777" w:rsidR="00BD138E" w:rsidRDefault="00BD1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ontserrat">
    <w:altName w:val="Times New Roman"/>
    <w:charset w:val="00"/>
    <w:family w:val="auto"/>
    <w:pitch w:val="variable"/>
    <w:sig w:usb0="00000001"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charset w:val="86"/>
    <w:family w:val="script"/>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A1D95" w14:textId="77777777" w:rsidR="00575661" w:rsidRDefault="00575661">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062DBEB1" w14:textId="77777777" w:rsidR="00575661" w:rsidRDefault="00575661">
    <w:pPr>
      <w:pBdr>
        <w:top w:val="nil"/>
        <w:left w:val="nil"/>
        <w:bottom w:val="nil"/>
        <w:right w:val="nil"/>
        <w:between w:val="nil"/>
      </w:pBdr>
      <w:tabs>
        <w:tab w:val="center" w:pos="4419"/>
        <w:tab w:val="right" w:pos="8838"/>
      </w:tabs>
      <w:spacing w:after="0" w:line="240" w:lineRule="auto"/>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A04080" w14:textId="77777777" w:rsidR="00575661" w:rsidRDefault="00575661">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C1924">
      <w:rPr>
        <w:noProof/>
        <w:color w:val="000000"/>
      </w:rPr>
      <w:t>21</w:t>
    </w:r>
    <w:r>
      <w:rPr>
        <w:color w:val="000000"/>
      </w:rPr>
      <w:fldChar w:fldCharType="end"/>
    </w:r>
  </w:p>
  <w:p w14:paraId="1AD739A8" w14:textId="77777777" w:rsidR="00575661" w:rsidRDefault="00575661">
    <w:pPr>
      <w:pBdr>
        <w:top w:val="nil"/>
        <w:left w:val="nil"/>
        <w:bottom w:val="nil"/>
        <w:right w:val="nil"/>
        <w:between w:val="nil"/>
      </w:pBdr>
      <w:tabs>
        <w:tab w:val="center" w:pos="4419"/>
        <w:tab w:val="right" w:pos="8838"/>
        <w:tab w:val="left" w:pos="5310"/>
        <w:tab w:val="left" w:pos="6525"/>
      </w:tabs>
      <w:spacing w:after="0" w:line="240" w:lineRule="auto"/>
      <w:ind w:right="360"/>
      <w:rPr>
        <w:color w:val="000000"/>
      </w:rPr>
    </w:pPr>
    <w:r>
      <w:rPr>
        <w:noProof/>
        <w:lang w:val="es-MX" w:eastAsia="es-MX"/>
      </w:rPr>
      <w:drawing>
        <wp:anchor distT="0" distB="0" distL="0" distR="0" simplePos="0" relativeHeight="251659264" behindDoc="1" locked="0" layoutInCell="1" hidden="0" allowOverlap="1" wp14:anchorId="6A7D6261" wp14:editId="6734150D">
          <wp:simplePos x="0" y="0"/>
          <wp:positionH relativeFrom="column">
            <wp:posOffset>-838199</wp:posOffset>
          </wp:positionH>
          <wp:positionV relativeFrom="paragraph">
            <wp:posOffset>618842</wp:posOffset>
          </wp:positionV>
          <wp:extent cx="7772400" cy="10058400"/>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1893" b="1893"/>
                  <a:stretch>
                    <a:fillRect/>
                  </a:stretch>
                </pic:blipFill>
                <pic:spPr>
                  <a:xfrm>
                    <a:off x="0" y="0"/>
                    <a:ext cx="7772400" cy="10058400"/>
                  </a:xfrm>
                  <a:prstGeom prst="rect">
                    <a:avLst/>
                  </a:prstGeom>
                  <a:ln/>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6C7A66" w14:textId="77777777" w:rsidR="00575661" w:rsidRDefault="0057566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AC4DCC" w14:textId="77777777" w:rsidR="00BD138E" w:rsidRDefault="00BD138E">
      <w:pPr>
        <w:spacing w:after="0" w:line="240" w:lineRule="auto"/>
      </w:pPr>
      <w:r>
        <w:separator/>
      </w:r>
    </w:p>
  </w:footnote>
  <w:footnote w:type="continuationSeparator" w:id="0">
    <w:p w14:paraId="7B56B751" w14:textId="77777777" w:rsidR="00BD138E" w:rsidRDefault="00BD138E">
      <w:pPr>
        <w:spacing w:after="0" w:line="240" w:lineRule="auto"/>
      </w:pPr>
      <w:r>
        <w:continuationSeparator/>
      </w:r>
    </w:p>
  </w:footnote>
  <w:footnote w:id="1">
    <w:p w14:paraId="5418908D"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Articulo 3, Fracción XXXII, Ley General de Movilidad y Seguridad Vial.</w:t>
      </w:r>
    </w:p>
  </w:footnote>
  <w:footnote w:id="2">
    <w:p w14:paraId="4D6E6297" w14:textId="77777777" w:rsidR="00575661" w:rsidRDefault="00575661">
      <w:pPr>
        <w:spacing w:after="0" w:line="240" w:lineRule="auto"/>
        <w:rPr>
          <w:rFonts w:ascii="Montserrat" w:eastAsia="Montserrat" w:hAnsi="Montserrat" w:cs="Montserrat"/>
          <w:sz w:val="16"/>
          <w:szCs w:val="16"/>
        </w:rPr>
      </w:pPr>
      <w:r>
        <w:rPr>
          <w:vertAlign w:val="superscript"/>
        </w:rPr>
        <w:footnoteRef/>
      </w:r>
      <w:r>
        <w:rPr>
          <w:rFonts w:ascii="Montserrat" w:eastAsia="Montserrat" w:hAnsi="Montserrat" w:cs="Montserrat"/>
          <w:sz w:val="16"/>
          <w:szCs w:val="16"/>
        </w:rPr>
        <w:t xml:space="preserve"> SEDATU, 2022. Borrador de la Estrategia Nacional de Movilidad y Seguridad Vial (Pág 39)</w:t>
      </w:r>
    </w:p>
  </w:footnote>
  <w:footnote w:id="3">
    <w:p w14:paraId="1EC90DE1" w14:textId="77777777" w:rsidR="00575661" w:rsidRDefault="00575661">
      <w:pPr>
        <w:spacing w:after="0" w:line="240" w:lineRule="auto"/>
        <w:rPr>
          <w:rFonts w:ascii="Montserrat" w:eastAsia="Montserrat" w:hAnsi="Montserrat" w:cs="Montserrat"/>
          <w:sz w:val="16"/>
          <w:szCs w:val="16"/>
        </w:rPr>
      </w:pPr>
      <w:r>
        <w:rPr>
          <w:vertAlign w:val="superscript"/>
        </w:rPr>
        <w:footnoteRef/>
      </w:r>
      <w:r>
        <w:rPr>
          <w:rFonts w:ascii="Montserrat" w:eastAsia="Montserrat" w:hAnsi="Montserrat" w:cs="Montserrat"/>
          <w:sz w:val="16"/>
          <w:szCs w:val="16"/>
        </w:rPr>
        <w:t xml:space="preserve"> SEDATU, 2022. Borrador de la Estrategia Nacional de Movilidad y Seguridad Vial (Pág 65)</w:t>
      </w:r>
    </w:p>
  </w:footnote>
  <w:footnote w:id="4">
    <w:p w14:paraId="22262E1B"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Times New Roman" w:eastAsia="Times New Roman" w:hAnsi="Times New Roman" w:cs="Times New Roman"/>
          <w:color w:val="000000"/>
          <w:sz w:val="20"/>
          <w:szCs w:val="20"/>
        </w:rPr>
        <w:t xml:space="preserve"> </w:t>
      </w:r>
      <w:r>
        <w:rPr>
          <w:rFonts w:ascii="Montserrat" w:eastAsia="Montserrat" w:hAnsi="Montserrat" w:cs="Montserrat"/>
          <w:color w:val="000000"/>
          <w:sz w:val="16"/>
          <w:szCs w:val="16"/>
        </w:rPr>
        <w:t>SEDATU, 2022. Borrador de la Estrategia Nacional de Movilidad y Seguridad Vial (</w:t>
      </w:r>
      <w:r>
        <w:rPr>
          <w:rFonts w:ascii="Montserrat" w:eastAsia="Montserrat" w:hAnsi="Montserrat" w:cs="Montserrat"/>
          <w:sz w:val="16"/>
          <w:szCs w:val="16"/>
        </w:rPr>
        <w:t>Pág</w:t>
      </w:r>
      <w:r>
        <w:rPr>
          <w:rFonts w:ascii="Montserrat" w:eastAsia="Montserrat" w:hAnsi="Montserrat" w:cs="Montserrat"/>
          <w:color w:val="000000"/>
          <w:sz w:val="16"/>
          <w:szCs w:val="16"/>
        </w:rPr>
        <w:t xml:space="preserve"> 42)</w:t>
      </w:r>
    </w:p>
  </w:footnote>
  <w:footnote w:id="5">
    <w:p w14:paraId="2DC39295"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https://consultas.ui.semovioaxaca.gob.mx/consulta</w:t>
      </w:r>
    </w:p>
  </w:footnote>
  <w:footnote w:id="6">
    <w:p w14:paraId="42DB30A0"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SEDATU, 2022. Borrador de la Estrategia Nacional de Movilidad y Seguridad Vial (Pag 53-54)</w:t>
      </w:r>
    </w:p>
  </w:footnote>
  <w:footnote w:id="7">
    <w:p w14:paraId="6DE54370"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https://www.inegi.org.mx/sistemas/olap/consulta/general_ver4/MDXQueryDatos.asp?c=13158</w:t>
      </w:r>
    </w:p>
  </w:footnote>
  <w:footnote w:id="8">
    <w:p w14:paraId="0F590D50" w14:textId="7E25B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Instituto para el Desarrollo de Políticas de Transporte, 2013. </w:t>
      </w:r>
    </w:p>
  </w:footnote>
  <w:footnote w:id="9">
    <w:p w14:paraId="66605FA5"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https://consultas.ui.semovioaxaca.gob.mx/consulta</w:t>
      </w:r>
    </w:p>
  </w:footnote>
  <w:footnote w:id="10">
    <w:p w14:paraId="1A4235E1"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2"/>
          <w:szCs w:val="12"/>
        </w:rPr>
      </w:pPr>
      <w:r>
        <w:rPr>
          <w:vertAlign w:val="superscript"/>
        </w:rPr>
        <w:footnoteRef/>
      </w:r>
      <w:r>
        <w:rPr>
          <w:rFonts w:ascii="Montserrat" w:eastAsia="Montserrat" w:hAnsi="Montserrat" w:cs="Montserrat"/>
          <w:color w:val="000000"/>
          <w:sz w:val="12"/>
          <w:szCs w:val="12"/>
        </w:rPr>
        <w:t xml:space="preserve"> SEDATU, 2022. Borrador de la Estrategia Nacional de Movilidad y Seguridad Vial (Pag 60)</w:t>
      </w:r>
    </w:p>
  </w:footnote>
  <w:footnote w:id="11">
    <w:p w14:paraId="7919B2A8" w14:textId="77777777" w:rsidR="00575661" w:rsidRDefault="00575661">
      <w:pPr>
        <w:pBdr>
          <w:top w:val="nil"/>
          <w:left w:val="nil"/>
          <w:bottom w:val="nil"/>
          <w:right w:val="nil"/>
          <w:between w:val="nil"/>
        </w:pBdr>
        <w:spacing w:after="0" w:line="240" w:lineRule="auto"/>
        <w:jc w:val="both"/>
        <w:rPr>
          <w:rFonts w:ascii="Montserrat" w:eastAsia="Montserrat" w:hAnsi="Montserrat" w:cs="Montserrat"/>
          <w:color w:val="000000"/>
          <w:sz w:val="12"/>
          <w:szCs w:val="12"/>
        </w:rPr>
      </w:pPr>
      <w:r>
        <w:rPr>
          <w:vertAlign w:val="superscript"/>
        </w:rPr>
        <w:footnoteRef/>
      </w:r>
      <w:r>
        <w:rPr>
          <w:rFonts w:ascii="Montserrat" w:eastAsia="Montserrat" w:hAnsi="Montserrat" w:cs="Montserrat"/>
          <w:color w:val="000000"/>
          <w:sz w:val="12"/>
          <w:szCs w:val="12"/>
        </w:rPr>
        <w:t>https://transporte.mx/los-costos-de-la-logistica-son-la-clave-para-el-exito-de-las-pymes-en-mexico/#:~:text=Los%20costos%20log%C3%ADsticos%20en%20M%C3%A9xico,%25%20a%20inventarios%2C%20almacenamiento%2C%20entre</w:t>
      </w:r>
    </w:p>
  </w:footnote>
  <w:footnote w:id="12">
    <w:p w14:paraId="69E7C087"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2"/>
          <w:szCs w:val="12"/>
        </w:rPr>
      </w:pPr>
      <w:r>
        <w:rPr>
          <w:vertAlign w:val="superscript"/>
        </w:rPr>
        <w:footnoteRef/>
      </w:r>
      <w:r>
        <w:rPr>
          <w:rFonts w:ascii="Montserrat" w:eastAsia="Montserrat" w:hAnsi="Montserrat" w:cs="Montserrat"/>
          <w:color w:val="000000"/>
          <w:sz w:val="12"/>
          <w:szCs w:val="12"/>
        </w:rPr>
        <w:t xml:space="preserve"> SEDATU, 2022. Borrador de la Estrategia Nacional de Movilidad y Seguridad Vial (</w:t>
      </w:r>
      <w:r>
        <w:rPr>
          <w:rFonts w:ascii="Montserrat" w:eastAsia="Montserrat" w:hAnsi="Montserrat" w:cs="Montserrat"/>
          <w:sz w:val="12"/>
          <w:szCs w:val="12"/>
        </w:rPr>
        <w:t>Pág</w:t>
      </w:r>
      <w:r>
        <w:rPr>
          <w:rFonts w:ascii="Montserrat" w:eastAsia="Montserrat" w:hAnsi="Montserrat" w:cs="Montserrat"/>
          <w:color w:val="000000"/>
          <w:sz w:val="12"/>
          <w:szCs w:val="12"/>
        </w:rPr>
        <w:t xml:space="preserve"> 88)</w:t>
      </w:r>
    </w:p>
  </w:footnote>
  <w:footnote w:id="13">
    <w:p w14:paraId="7AD1F1A7"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2"/>
          <w:szCs w:val="12"/>
        </w:rPr>
      </w:pPr>
      <w:r>
        <w:rPr>
          <w:vertAlign w:val="superscript"/>
        </w:rPr>
        <w:footnoteRef/>
      </w:r>
      <w:r>
        <w:rPr>
          <w:rFonts w:ascii="Montserrat" w:eastAsia="Montserrat" w:hAnsi="Montserrat" w:cs="Montserrat"/>
          <w:color w:val="000000"/>
          <w:sz w:val="12"/>
          <w:szCs w:val="12"/>
        </w:rPr>
        <w:t xml:space="preserve"> Articulo 3, Fracción XXXII, Ley General de Movilidad y Seguridad Vial.</w:t>
      </w:r>
    </w:p>
  </w:footnote>
  <w:footnote w:id="14">
    <w:p w14:paraId="6330821C"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SEDATU, 2018.</w:t>
      </w:r>
    </w:p>
  </w:footnote>
  <w:footnote w:id="15">
    <w:p w14:paraId="56FC627C"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16"/>
          <w:szCs w:val="16"/>
        </w:rPr>
        <w:t xml:space="preserve"> Encuesta Nacional de Victimización y Percepción sobre Seguridad Pública (ENVIPE) 2022</w:t>
      </w:r>
    </w:p>
  </w:footnote>
  <w:footnote w:id="16">
    <w:p w14:paraId="2B5B019F" w14:textId="77777777" w:rsidR="00575661" w:rsidRDefault="00575661">
      <w:pPr>
        <w:spacing w:after="0" w:line="240" w:lineRule="auto"/>
        <w:rPr>
          <w:rFonts w:ascii="Montserrat" w:eastAsia="Montserrat" w:hAnsi="Montserrat" w:cs="Montserrat"/>
          <w:sz w:val="12"/>
          <w:szCs w:val="12"/>
        </w:rPr>
      </w:pPr>
      <w:r>
        <w:rPr>
          <w:vertAlign w:val="superscript"/>
        </w:rPr>
        <w:footnoteRef/>
      </w:r>
      <w:r>
        <w:rPr>
          <w:rFonts w:ascii="Montserrat" w:eastAsia="Montserrat" w:hAnsi="Montserrat" w:cs="Montserrat"/>
          <w:sz w:val="12"/>
          <w:szCs w:val="12"/>
        </w:rPr>
        <w:t xml:space="preserve"> SEDATU, 2022. Borrador de la Estrategia Nacional de Movilidad y Seguridad Vial (Pag 60)</w:t>
      </w:r>
    </w:p>
  </w:footnote>
  <w:footnote w:id="17">
    <w:p w14:paraId="5D59EAAE" w14:textId="77777777" w:rsidR="00575661" w:rsidRDefault="00575661">
      <w:pPr>
        <w:spacing w:after="0" w:line="240" w:lineRule="auto"/>
        <w:rPr>
          <w:rFonts w:ascii="Montserrat" w:eastAsia="Montserrat" w:hAnsi="Montserrat" w:cs="Montserrat"/>
          <w:sz w:val="16"/>
          <w:szCs w:val="16"/>
        </w:rPr>
      </w:pPr>
      <w:r>
        <w:rPr>
          <w:vertAlign w:val="superscript"/>
        </w:rPr>
        <w:footnoteRef/>
      </w:r>
      <w:r>
        <w:rPr>
          <w:rFonts w:ascii="Montserrat" w:eastAsia="Montserrat" w:hAnsi="Montserrat" w:cs="Montserrat"/>
          <w:sz w:val="16"/>
          <w:szCs w:val="16"/>
        </w:rPr>
        <w:t xml:space="preserve"> https://consultas.ui.semovioaxaca.gob.mx/consulta</w:t>
      </w:r>
    </w:p>
  </w:footnote>
  <w:footnote w:id="18">
    <w:p w14:paraId="5D8CFEB5" w14:textId="77777777" w:rsidR="00575661" w:rsidRDefault="00575661">
      <w:pPr>
        <w:spacing w:after="0" w:line="240" w:lineRule="auto"/>
        <w:jc w:val="both"/>
        <w:rPr>
          <w:rFonts w:ascii="Montserrat" w:eastAsia="Montserrat" w:hAnsi="Montserrat" w:cs="Montserrat"/>
          <w:sz w:val="12"/>
          <w:szCs w:val="12"/>
        </w:rPr>
      </w:pPr>
      <w:r>
        <w:rPr>
          <w:vertAlign w:val="superscript"/>
        </w:rPr>
        <w:footnoteRef/>
      </w:r>
      <w:r>
        <w:rPr>
          <w:rFonts w:ascii="Montserrat" w:eastAsia="Montserrat" w:hAnsi="Montserrat" w:cs="Montserrat"/>
          <w:sz w:val="12"/>
          <w:szCs w:val="12"/>
        </w:rPr>
        <w:t>https://transporte.mx/los-costos-de-la-logistica-son-la-clave-para-el-exito-de-las-pymes-en-mexico/#:~:text=Los%20costos%20log%C3%ADsticos%20en%20M%C3%A9xico,%25%20a%20inventarios%2C%20almacenamiento%2C%20entre</w:t>
      </w:r>
    </w:p>
  </w:footnote>
  <w:footnote w:id="19">
    <w:p w14:paraId="05145C5F" w14:textId="77777777" w:rsidR="00575661" w:rsidRDefault="0057566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Montserrat" w:eastAsia="Montserrat" w:hAnsi="Montserrat" w:cs="Montserrat"/>
          <w:color w:val="000000"/>
          <w:sz w:val="20"/>
          <w:szCs w:val="20"/>
        </w:rPr>
        <w:t xml:space="preserve"> </w:t>
      </w:r>
      <w:r>
        <w:rPr>
          <w:rFonts w:ascii="Montserrat" w:eastAsia="Montserrat" w:hAnsi="Montserrat" w:cs="Montserrat"/>
          <w:color w:val="000000"/>
          <w:sz w:val="16"/>
          <w:szCs w:val="16"/>
        </w:rPr>
        <w:t>Informe sobre la situación de la seguridad vial México, 2020, Derechos reservados, 2022, Primera edición, Impreso en México,D.R. © Secretaría de Salud, pag.</w:t>
      </w:r>
      <w:r>
        <w:rPr>
          <w:rFonts w:ascii="Times New Roman" w:eastAsia="Times New Roman" w:hAnsi="Times New Roman" w:cs="Times New Roman"/>
          <w:color w:val="000000"/>
          <w:sz w:val="20"/>
          <w:szCs w:val="20"/>
        </w:rPr>
        <w:t xml:space="preserve"> 8</w:t>
      </w:r>
    </w:p>
  </w:footnote>
  <w:footnote w:id="20">
    <w:p w14:paraId="79284A3A" w14:textId="77777777" w:rsidR="00575661" w:rsidRDefault="00575661">
      <w:pPr>
        <w:pBdr>
          <w:top w:val="nil"/>
          <w:left w:val="nil"/>
          <w:bottom w:val="nil"/>
          <w:right w:val="nil"/>
          <w:between w:val="nil"/>
        </w:pBdr>
        <w:spacing w:after="0" w:line="240" w:lineRule="auto"/>
        <w:rPr>
          <w:rFonts w:ascii="Montserrat" w:eastAsia="Montserrat" w:hAnsi="Montserrat" w:cs="Montserrat"/>
          <w:color w:val="000000"/>
          <w:sz w:val="16"/>
          <w:szCs w:val="16"/>
        </w:rPr>
      </w:pPr>
      <w:r>
        <w:rPr>
          <w:vertAlign w:val="superscript"/>
        </w:rPr>
        <w:footnoteRef/>
      </w:r>
      <w:r>
        <w:rPr>
          <w:rFonts w:ascii="Montserrat" w:eastAsia="Montserrat" w:hAnsi="Montserrat" w:cs="Montserrat"/>
          <w:color w:val="000000"/>
          <w:sz w:val="20"/>
          <w:szCs w:val="20"/>
        </w:rPr>
        <w:t xml:space="preserve"> </w:t>
      </w:r>
      <w:r>
        <w:rPr>
          <w:rFonts w:ascii="Montserrat" w:eastAsia="Montserrat" w:hAnsi="Montserrat" w:cs="Montserrat"/>
          <w:color w:val="000000"/>
          <w:sz w:val="16"/>
          <w:szCs w:val="16"/>
        </w:rPr>
        <w:t>Informe sobre la situación de la seguridad vial México, 2020, Derechos reservados, 2022, Primera edición, Impreso en México,D.R. © Secretaría de Salud, pag. 139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9CAE8" w14:textId="77777777" w:rsidR="00575661" w:rsidRDefault="00575661">
    <w:pPr>
      <w:pBdr>
        <w:top w:val="nil"/>
        <w:left w:val="nil"/>
        <w:bottom w:val="nil"/>
        <w:right w:val="nil"/>
        <w:between w:val="nil"/>
      </w:pBdr>
      <w:tabs>
        <w:tab w:val="center" w:pos="4419"/>
        <w:tab w:val="right" w:pos="8838"/>
      </w:tabs>
      <w:spacing w:after="0" w:line="240" w:lineRule="auto"/>
      <w:ind w:right="332"/>
      <w:jc w:val="right"/>
      <w:rPr>
        <w:rFonts w:ascii="Montserrat" w:eastAsia="Montserrat" w:hAnsi="Montserrat" w:cs="Montserrat"/>
        <w:color w:val="000000"/>
        <w:sz w:val="20"/>
        <w:szCs w:val="20"/>
      </w:rPr>
    </w:pPr>
    <w:r>
      <w:rPr>
        <w:noProof/>
        <w:lang w:val="es-MX" w:eastAsia="es-MX"/>
      </w:rPr>
      <w:drawing>
        <wp:anchor distT="0" distB="0" distL="0" distR="0" simplePos="0" relativeHeight="251658240" behindDoc="1" locked="0" layoutInCell="1" hidden="0" allowOverlap="1" wp14:anchorId="1F71505C" wp14:editId="59248E8B">
          <wp:simplePos x="0" y="0"/>
          <wp:positionH relativeFrom="margin">
            <wp:posOffset>-990281</wp:posOffset>
          </wp:positionH>
          <wp:positionV relativeFrom="margin">
            <wp:posOffset>-714669</wp:posOffset>
          </wp:positionV>
          <wp:extent cx="7772400" cy="9925333"/>
          <wp:effectExtent l="0" t="0" r="0" b="0"/>
          <wp:wrapNone/>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1893" b="1893"/>
                  <a:stretch>
                    <a:fillRect/>
                  </a:stretch>
                </pic:blipFill>
                <pic:spPr>
                  <a:xfrm>
                    <a:off x="0" y="0"/>
                    <a:ext cx="7772400" cy="9925333"/>
                  </a:xfrm>
                  <a:prstGeom prst="rect">
                    <a:avLst/>
                  </a:prstGeom>
                  <a:ln/>
                </pic:spPr>
              </pic:pic>
            </a:graphicData>
          </a:graphic>
        </wp:anchor>
      </w:drawing>
    </w:r>
    <w:r>
      <w:rPr>
        <w:color w:val="000000"/>
      </w:rPr>
      <w:tab/>
    </w:r>
    <w:r>
      <w:rPr>
        <w:rFonts w:ascii="Montserrat" w:eastAsia="Montserrat" w:hAnsi="Montserrat" w:cs="Montserrat"/>
        <w:color w:val="000000"/>
        <w:sz w:val="20"/>
        <w:szCs w:val="20"/>
      </w:rPr>
      <w:t>MOVILIDAD Y SEGURIDAD VIAL</w:t>
    </w:r>
  </w:p>
  <w:p w14:paraId="68C9F8ED" w14:textId="77777777" w:rsidR="00575661" w:rsidRDefault="00575661">
    <w:pPr>
      <w:pBdr>
        <w:top w:val="nil"/>
        <w:left w:val="nil"/>
        <w:bottom w:val="nil"/>
        <w:right w:val="nil"/>
        <w:between w:val="nil"/>
      </w:pBdr>
      <w:tabs>
        <w:tab w:val="center" w:pos="4419"/>
        <w:tab w:val="right" w:pos="8838"/>
      </w:tabs>
      <w:spacing w:after="0" w:line="240" w:lineRule="auto"/>
      <w:ind w:right="332"/>
      <w:jc w:val="right"/>
      <w:rPr>
        <w:rFonts w:ascii="Montserrat" w:eastAsia="Montserrat" w:hAnsi="Montserrat" w:cs="Montserrat"/>
        <w:color w:val="000000"/>
        <w:sz w:val="20"/>
        <w:szCs w:val="20"/>
      </w:rPr>
    </w:pPr>
    <w:r>
      <w:rPr>
        <w:rFonts w:ascii="Montserrat" w:eastAsia="Montserrat" w:hAnsi="Montserrat" w:cs="Montserrat"/>
        <w:color w:val="000000"/>
        <w:sz w:val="20"/>
        <w:szCs w:val="20"/>
      </w:rPr>
      <w:t>PLAN ESTATAL DE DESARROLLO 2022 – 2028</w:t>
    </w:r>
  </w:p>
  <w:p w14:paraId="275F835A" w14:textId="77777777" w:rsidR="00575661" w:rsidRDefault="00575661">
    <w:pPr>
      <w:pBdr>
        <w:top w:val="nil"/>
        <w:left w:val="nil"/>
        <w:bottom w:val="nil"/>
        <w:right w:val="nil"/>
        <w:between w:val="nil"/>
      </w:pBdr>
      <w:tabs>
        <w:tab w:val="center" w:pos="4419"/>
        <w:tab w:val="right" w:pos="8838"/>
      </w:tabs>
      <w:spacing w:after="0" w:line="240" w:lineRule="auto"/>
      <w:rPr>
        <w:color w:val="000000"/>
      </w:rPr>
    </w:pPr>
  </w:p>
  <w:p w14:paraId="163ED2B6" w14:textId="77777777" w:rsidR="00575661" w:rsidRDefault="00575661">
    <w:pPr>
      <w:pBdr>
        <w:top w:val="nil"/>
        <w:left w:val="nil"/>
        <w:bottom w:val="nil"/>
        <w:right w:val="nil"/>
        <w:between w:val="nil"/>
      </w:pBdr>
      <w:tabs>
        <w:tab w:val="center" w:pos="4419"/>
        <w:tab w:val="right" w:pos="8838"/>
      </w:tabs>
      <w:spacing w:after="0" w:line="240" w:lineRule="auto"/>
      <w:rPr>
        <w:b/>
        <w:color w:val="000000"/>
        <w:sz w:val="20"/>
        <w:szCs w:val="20"/>
      </w:rPr>
    </w:pPr>
    <w:r>
      <w:rPr>
        <w:color w:val="00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4819E" w14:textId="77777777" w:rsidR="00575661" w:rsidRDefault="0057566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E6FC2"/>
    <w:multiLevelType w:val="multilevel"/>
    <w:tmpl w:val="71AC34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9316896"/>
    <w:multiLevelType w:val="multilevel"/>
    <w:tmpl w:val="119AB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10C556E"/>
    <w:multiLevelType w:val="multilevel"/>
    <w:tmpl w:val="23FCCB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541E9F"/>
    <w:multiLevelType w:val="multilevel"/>
    <w:tmpl w:val="BCEE7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3B702E9"/>
    <w:multiLevelType w:val="multilevel"/>
    <w:tmpl w:val="94CCE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475015AD"/>
    <w:multiLevelType w:val="multilevel"/>
    <w:tmpl w:val="7214E0D2"/>
    <w:lvl w:ilvl="0">
      <w:start w:val="1"/>
      <w:numFmt w:val="decimal"/>
      <w:lvlText w:val="%1."/>
      <w:lvlJc w:val="right"/>
      <w:pPr>
        <w:ind w:left="720" w:hanging="360"/>
      </w:pPr>
      <w:rPr>
        <w:rFonts w:ascii="Montserrat" w:eastAsia="Montserrat" w:hAnsi="Montserrat" w:cs="Montserrat"/>
        <w:b w:val="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nsid w:val="4990567D"/>
    <w:multiLevelType w:val="multilevel"/>
    <w:tmpl w:val="75CEF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D3F308A"/>
    <w:multiLevelType w:val="multilevel"/>
    <w:tmpl w:val="B498D93E"/>
    <w:lvl w:ilvl="0">
      <w:start w:val="1"/>
      <w:numFmt w:val="upperRoman"/>
      <w:lvlText w:val="%1."/>
      <w:lvlJc w:val="left"/>
      <w:pPr>
        <w:ind w:left="1440" w:hanging="10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1192203"/>
    <w:multiLevelType w:val="multilevel"/>
    <w:tmpl w:val="29C84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6"/>
  </w:num>
  <w:num w:numId="3">
    <w:abstractNumId w:val="8"/>
  </w:num>
  <w:num w:numId="4">
    <w:abstractNumId w:val="0"/>
  </w:num>
  <w:num w:numId="5">
    <w:abstractNumId w:val="4"/>
  </w:num>
  <w:num w:numId="6">
    <w:abstractNumId w:val="2"/>
  </w:num>
  <w:num w:numId="7">
    <w:abstractNumId w:val="5"/>
  </w:num>
  <w:num w:numId="8">
    <w:abstractNumId w:val="3"/>
  </w:num>
  <w:num w:numId="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User">
    <w15:presenceInfo w15:providerId="None" w15:userId="Windows User"/>
  </w15:person>
  <w15:person w15:author="Usuario de Microsoft Office">
    <w15:presenceInfo w15:providerId="None" w15:userId="Usuario de Microsoft Office"/>
  </w15:person>
  <w15:person w15:author="Azul pavilion">
    <w15:presenceInfo w15:providerId="None" w15:userId="Azul pavili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408"/>
    <w:rsid w:val="000676E0"/>
    <w:rsid w:val="00084899"/>
    <w:rsid w:val="000870F6"/>
    <w:rsid w:val="000A586C"/>
    <w:rsid w:val="000B0064"/>
    <w:rsid w:val="000C0C9B"/>
    <w:rsid w:val="000C718E"/>
    <w:rsid w:val="000C745B"/>
    <w:rsid w:val="00151EFC"/>
    <w:rsid w:val="001759C9"/>
    <w:rsid w:val="00277850"/>
    <w:rsid w:val="002807E8"/>
    <w:rsid w:val="0029180F"/>
    <w:rsid w:val="002C2478"/>
    <w:rsid w:val="00355ADF"/>
    <w:rsid w:val="003C425D"/>
    <w:rsid w:val="004305F8"/>
    <w:rsid w:val="00464669"/>
    <w:rsid w:val="00490527"/>
    <w:rsid w:val="004B6234"/>
    <w:rsid w:val="004D574D"/>
    <w:rsid w:val="00575661"/>
    <w:rsid w:val="005C3E42"/>
    <w:rsid w:val="00645BD2"/>
    <w:rsid w:val="00677724"/>
    <w:rsid w:val="00693624"/>
    <w:rsid w:val="006E4240"/>
    <w:rsid w:val="007B2E6F"/>
    <w:rsid w:val="007C1924"/>
    <w:rsid w:val="008018C8"/>
    <w:rsid w:val="00813FF8"/>
    <w:rsid w:val="00841C92"/>
    <w:rsid w:val="008958AA"/>
    <w:rsid w:val="00A95789"/>
    <w:rsid w:val="00B17E82"/>
    <w:rsid w:val="00B36EFF"/>
    <w:rsid w:val="00BB2138"/>
    <w:rsid w:val="00BB7F0B"/>
    <w:rsid w:val="00BD138E"/>
    <w:rsid w:val="00BF1898"/>
    <w:rsid w:val="00CD7234"/>
    <w:rsid w:val="00CE5674"/>
    <w:rsid w:val="00D316C5"/>
    <w:rsid w:val="00D3328F"/>
    <w:rsid w:val="00D37408"/>
    <w:rsid w:val="00D76891"/>
    <w:rsid w:val="00DB4BDD"/>
    <w:rsid w:val="00DF464A"/>
    <w:rsid w:val="00E00C9A"/>
    <w:rsid w:val="00EB76FB"/>
    <w:rsid w:val="00EC5372"/>
    <w:rsid w:val="00F13CAF"/>
    <w:rsid w:val="00F22B80"/>
    <w:rsid w:val="00F54E3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333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ES_tradnl" w:eastAsia="es-ES_trad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Pr>
      <w:color w:val="0563C1" w:themeColor="hyperlink"/>
      <w:u w:val="single"/>
    </w:rPr>
  </w:style>
  <w:style w:type="paragraph" w:styleId="Textodeglobo">
    <w:name w:val="Balloon Text"/>
    <w:basedOn w:val="Normal"/>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table" w:styleId="Tablaconcuadrcula">
    <w:name w:val="Table Grid"/>
    <w:basedOn w:val="Tabla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paragraph" w:styleId="Prrafodelista">
    <w:name w:val="List Paragraph"/>
    <w:basedOn w:val="Normal"/>
    <w:uiPriority w:val="1"/>
    <w:qFormat/>
    <w:pPr>
      <w:spacing w:after="0" w:line="0" w:lineRule="atLeast"/>
      <w:ind w:left="708"/>
      <w:jc w:val="both"/>
    </w:pPr>
    <w:rPr>
      <w:rFonts w:ascii="Arial" w:hAnsi="Arial" w:cs="Arial"/>
      <w:szCs w:val="18"/>
    </w:rPr>
  </w:style>
  <w:style w:type="paragraph" w:styleId="Sinespaciado">
    <w:name w:val="No Spacing"/>
    <w:uiPriority w:val="1"/>
    <w:qFormat/>
    <w:rPr>
      <w:rFonts w:cs="Times New Roman"/>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notapie">
    <w:name w:val="footnote text"/>
    <w:basedOn w:val="Normal"/>
    <w:link w:val="TextonotapieCar"/>
    <w:uiPriority w:val="99"/>
    <w:semiHidden/>
    <w:unhideWhenUsed/>
    <w:rsid w:val="007A4948"/>
    <w:pPr>
      <w:spacing w:after="0" w:line="240" w:lineRule="auto"/>
    </w:pPr>
    <w:rPr>
      <w:rFonts w:ascii="Times New Roman" w:eastAsia="Times New Roman" w:hAnsi="Times New Roman" w:cs="Times New Roman"/>
      <w:sz w:val="20"/>
      <w:szCs w:val="20"/>
      <w:lang w:val="es-MX" w:eastAsia="es-MX"/>
    </w:rPr>
  </w:style>
  <w:style w:type="character" w:customStyle="1" w:styleId="TextonotapieCar">
    <w:name w:val="Texto nota pie Car"/>
    <w:basedOn w:val="Fuentedeprrafopredeter"/>
    <w:link w:val="Textonotapie"/>
    <w:uiPriority w:val="99"/>
    <w:semiHidden/>
    <w:rsid w:val="007A4948"/>
    <w:rPr>
      <w:rFonts w:ascii="Times New Roman" w:eastAsia="Times New Roman" w:hAnsi="Times New Roman" w:cs="Times New Roman"/>
      <w:sz w:val="20"/>
      <w:szCs w:val="20"/>
      <w:lang w:val="es-MX"/>
    </w:rPr>
  </w:style>
  <w:style w:type="character" w:styleId="Refdenotaalpie">
    <w:name w:val="footnote reference"/>
    <w:basedOn w:val="Fuentedeprrafopredeter"/>
    <w:uiPriority w:val="99"/>
    <w:semiHidden/>
    <w:unhideWhenUsed/>
    <w:rsid w:val="007A4948"/>
    <w:rPr>
      <w:vertAlign w:val="superscript"/>
    </w:rPr>
  </w:style>
  <w:style w:type="paragraph" w:customStyle="1" w:styleId="Default">
    <w:name w:val="Default"/>
    <w:rsid w:val="00B1352F"/>
    <w:pPr>
      <w:autoSpaceDE w:val="0"/>
      <w:autoSpaceDN w:val="0"/>
      <w:adjustRightInd w:val="0"/>
      <w:spacing w:after="0" w:line="240" w:lineRule="auto"/>
    </w:pPr>
    <w:rPr>
      <w:rFonts w:ascii="Times New Roman" w:hAnsi="Times New Roman" w:cs="Times New Roman"/>
      <w:color w:val="000000"/>
      <w:sz w:val="24"/>
      <w:szCs w:val="24"/>
      <w:lang w:val="es-MX"/>
    </w:rPr>
  </w:style>
  <w:style w:type="paragraph" w:customStyle="1" w:styleId="Prrafodelista1">
    <w:name w:val="Párrafo de lista1"/>
    <w:basedOn w:val="Normal"/>
    <w:rsid w:val="007D02CE"/>
    <w:pPr>
      <w:spacing w:before="100" w:beforeAutospacing="1" w:after="100" w:afterAutospacing="1" w:line="240" w:lineRule="auto"/>
      <w:ind w:left="720"/>
      <w:contextualSpacing/>
    </w:pPr>
    <w:rPr>
      <w:rFonts w:eastAsia="DengXian" w:cs="Times New Roman"/>
      <w:sz w:val="24"/>
      <w:szCs w:val="24"/>
      <w:lang w:val="es-MX" w:eastAsia="es-MX"/>
    </w:rPr>
  </w:style>
  <w:style w:type="character" w:styleId="Nmerodepgina">
    <w:name w:val="page number"/>
    <w:basedOn w:val="Fuentedeprrafopredeter"/>
    <w:uiPriority w:val="99"/>
    <w:semiHidden/>
    <w:unhideWhenUsed/>
    <w:rsid w:val="00D6776B"/>
  </w:style>
  <w:style w:type="paragraph" w:styleId="NormalWeb">
    <w:name w:val="Normal (Web)"/>
    <w:basedOn w:val="Normal"/>
    <w:uiPriority w:val="99"/>
    <w:semiHidden/>
    <w:unhideWhenUsed/>
    <w:rsid w:val="00A37933"/>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Descripcin">
    <w:name w:val="caption"/>
    <w:basedOn w:val="Normal"/>
    <w:next w:val="Normal"/>
    <w:uiPriority w:val="35"/>
    <w:unhideWhenUsed/>
    <w:qFormat/>
    <w:rsid w:val="009A38F1"/>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464669"/>
    <w:rPr>
      <w:sz w:val="16"/>
      <w:szCs w:val="16"/>
    </w:rPr>
  </w:style>
  <w:style w:type="paragraph" w:styleId="Textocomentario">
    <w:name w:val="annotation text"/>
    <w:basedOn w:val="Normal"/>
    <w:link w:val="TextocomentarioCar"/>
    <w:uiPriority w:val="99"/>
    <w:semiHidden/>
    <w:unhideWhenUsed/>
    <w:rsid w:val="0046466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64669"/>
    <w:rPr>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464669"/>
    <w:rPr>
      <w:b/>
      <w:bCs/>
    </w:rPr>
  </w:style>
  <w:style w:type="character" w:customStyle="1" w:styleId="AsuntodelcomentarioCar">
    <w:name w:val="Asunto del comentario Car"/>
    <w:basedOn w:val="TextocomentarioCar"/>
    <w:link w:val="Asuntodelcomentario"/>
    <w:uiPriority w:val="99"/>
    <w:semiHidden/>
    <w:rsid w:val="00464669"/>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176287">
      <w:bodyDiv w:val="1"/>
      <w:marLeft w:val="0"/>
      <w:marRight w:val="0"/>
      <w:marTop w:val="0"/>
      <w:marBottom w:val="0"/>
      <w:divBdr>
        <w:top w:val="none" w:sz="0" w:space="0" w:color="auto"/>
        <w:left w:val="none" w:sz="0" w:space="0" w:color="auto"/>
        <w:bottom w:val="none" w:sz="0" w:space="0" w:color="auto"/>
        <w:right w:val="none" w:sz="0" w:space="0" w:color="auto"/>
      </w:divBdr>
    </w:div>
    <w:div w:id="693456218">
      <w:bodyDiv w:val="1"/>
      <w:marLeft w:val="0"/>
      <w:marRight w:val="0"/>
      <w:marTop w:val="0"/>
      <w:marBottom w:val="0"/>
      <w:divBdr>
        <w:top w:val="none" w:sz="0" w:space="0" w:color="auto"/>
        <w:left w:val="none" w:sz="0" w:space="0" w:color="auto"/>
        <w:bottom w:val="none" w:sz="0" w:space="0" w:color="auto"/>
        <w:right w:val="none" w:sz="0" w:space="0" w:color="auto"/>
      </w:divBdr>
    </w:div>
    <w:div w:id="933364332">
      <w:bodyDiv w:val="1"/>
      <w:marLeft w:val="0"/>
      <w:marRight w:val="0"/>
      <w:marTop w:val="0"/>
      <w:marBottom w:val="0"/>
      <w:divBdr>
        <w:top w:val="none" w:sz="0" w:space="0" w:color="auto"/>
        <w:left w:val="none" w:sz="0" w:space="0" w:color="auto"/>
        <w:bottom w:val="none" w:sz="0" w:space="0" w:color="auto"/>
        <w:right w:val="none" w:sz="0" w:space="0" w:color="auto"/>
      </w:divBdr>
    </w:div>
    <w:div w:id="965501134">
      <w:bodyDiv w:val="1"/>
      <w:marLeft w:val="0"/>
      <w:marRight w:val="0"/>
      <w:marTop w:val="0"/>
      <w:marBottom w:val="0"/>
      <w:divBdr>
        <w:top w:val="none" w:sz="0" w:space="0" w:color="auto"/>
        <w:left w:val="none" w:sz="0" w:space="0" w:color="auto"/>
        <w:bottom w:val="none" w:sz="0" w:space="0" w:color="auto"/>
        <w:right w:val="none" w:sz="0" w:space="0" w:color="auto"/>
      </w:divBdr>
    </w:div>
    <w:div w:id="1024095598">
      <w:bodyDiv w:val="1"/>
      <w:marLeft w:val="0"/>
      <w:marRight w:val="0"/>
      <w:marTop w:val="0"/>
      <w:marBottom w:val="0"/>
      <w:divBdr>
        <w:top w:val="none" w:sz="0" w:space="0" w:color="auto"/>
        <w:left w:val="none" w:sz="0" w:space="0" w:color="auto"/>
        <w:bottom w:val="none" w:sz="0" w:space="0" w:color="auto"/>
        <w:right w:val="none" w:sz="0" w:space="0" w:color="auto"/>
      </w:divBdr>
    </w:div>
    <w:div w:id="1068069096">
      <w:bodyDiv w:val="1"/>
      <w:marLeft w:val="0"/>
      <w:marRight w:val="0"/>
      <w:marTop w:val="0"/>
      <w:marBottom w:val="0"/>
      <w:divBdr>
        <w:top w:val="none" w:sz="0" w:space="0" w:color="auto"/>
        <w:left w:val="none" w:sz="0" w:space="0" w:color="auto"/>
        <w:bottom w:val="none" w:sz="0" w:space="0" w:color="auto"/>
        <w:right w:val="none" w:sz="0" w:space="0" w:color="auto"/>
      </w:divBdr>
    </w:div>
    <w:div w:id="1359895646">
      <w:bodyDiv w:val="1"/>
      <w:marLeft w:val="0"/>
      <w:marRight w:val="0"/>
      <w:marTop w:val="0"/>
      <w:marBottom w:val="0"/>
      <w:divBdr>
        <w:top w:val="none" w:sz="0" w:space="0" w:color="auto"/>
        <w:left w:val="none" w:sz="0" w:space="0" w:color="auto"/>
        <w:bottom w:val="none" w:sz="0" w:space="0" w:color="auto"/>
        <w:right w:val="none" w:sz="0" w:space="0" w:color="auto"/>
      </w:divBdr>
    </w:div>
    <w:div w:id="1796409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consultas.ui.semovioaxaca.gob.mx/consulta"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PKQwO5LHUoo+dTQufM8zoEnvVHA==">AMUW2mUyVL1Pq9FHtXo47YdL5z7hePkUFUDqGsgq7O3ItQ8EDchIeDnZvOlqB/Edud6istiuh+fAYDYfZ6vFDVMczuOTVw3Mpz14g0SMeUZuNdLshbcJAc2GfBHGi9qSWHn6NYGFFRCjFgN/XfLsRzsjk1WfWacbJF42H6ObMCT56zNVXOL5MtZGLBeegotmQRjyUGaak1OOldRWLbrJKblTI04xVhVKjItdmYlFozairdkZs8jFoo5XE8ef8tklvk9YSsiXg6Eowp5tw12TL81OXFdTojD3s4jMu9zzqpGXJNRhW2EF9zonTNHfVPxHAALK5UAO0Mw42tqPbMUfigzky3PlgM5pHtCptgXaIqa47+ruA9xTWeJpsHuGg2vusNiUUPOVoXLdJ3sCP3ytQM0dgXlWjxge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23</Pages>
  <Words>5285</Words>
  <Characters>29072</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Carlos velasco garcia</dc:creator>
  <cp:lastModifiedBy>Windows User</cp:lastModifiedBy>
  <cp:revision>4</cp:revision>
  <dcterms:created xsi:type="dcterms:W3CDTF">2023-03-29T01:02:00Z</dcterms:created>
  <dcterms:modified xsi:type="dcterms:W3CDTF">2023-03-29T16:30:00Z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3082-4.9.0.7859</vt:lpwstr>
  </property>
</Properties>
</file>